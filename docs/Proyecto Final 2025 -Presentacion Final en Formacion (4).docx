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101952" cy="946645"/>
            <wp:effectExtent b="0" l="0" r="0" t="0"/>
            <wp:docPr descr="Resultado de imagen para Universidad Tecnológica Nacional Facultad Regional Tucumán" id="54" name="image47.png"/>
            <a:graphic>
              <a:graphicData uri="http://schemas.openxmlformats.org/drawingml/2006/picture">
                <pic:pic>
                  <pic:nvPicPr>
                    <pic:cNvPr descr="Resultado de imagen para Universidad Tecnológica Nacional Facultad Regional Tucumán" id="0" name="image47.png"/>
                    <pic:cNvPicPr preferRelativeResize="0"/>
                  </pic:nvPicPr>
                  <pic:blipFill>
                    <a:blip r:embed="rId7"/>
                    <a:srcRect b="0" l="0" r="0" t="0"/>
                    <a:stretch>
                      <a:fillRect/>
                    </a:stretch>
                  </pic:blipFill>
                  <pic:spPr>
                    <a:xfrm>
                      <a:off x="0" y="0"/>
                      <a:ext cx="3101952" cy="9466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Facultad Regional Tucumán</w:t>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Departamento de Ingeniería en </w:t>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Sistemas de Información</w:t>
      </w:r>
    </w:p>
    <w:p w:rsidR="00000000" w:rsidDel="00000000" w:rsidP="00000000" w:rsidRDefault="00000000" w:rsidRPr="00000000" w14:paraId="00000005">
      <w:pPr>
        <w:pStyle w:val="Title"/>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6">
      <w:pPr>
        <w:pStyle w:val="Title"/>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“SIGEDEX”</w:t>
      </w:r>
    </w:p>
    <w:p w:rsidR="00000000" w:rsidDel="00000000" w:rsidP="00000000" w:rsidRDefault="00000000" w:rsidRPr="00000000" w14:paraId="00000007">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Autores</w:t>
      </w:r>
    </w:p>
    <w:p w:rsidR="00000000" w:rsidDel="00000000" w:rsidP="00000000" w:rsidRDefault="00000000" w:rsidRPr="00000000" w14:paraId="00000009">
      <w:pPr>
        <w:spacing w:line="240" w:lineRule="auto"/>
        <w:jc w:val="center"/>
        <w:rPr>
          <w:rFonts w:ascii="Arial" w:cs="Arial" w:eastAsia="Arial" w:hAnsi="Arial"/>
          <w:sz w:val="24"/>
          <w:szCs w:val="24"/>
        </w:rPr>
      </w:pPr>
      <w:r w:rsidDel="00000000" w:rsidR="00000000" w:rsidRPr="00000000">
        <w:rPr>
          <w:rtl w:val="0"/>
        </w:rPr>
      </w:r>
    </w:p>
    <w:tbl>
      <w:tblPr>
        <w:tblStyle w:val="Table1"/>
        <w:tblW w:w="8978.0" w:type="dxa"/>
        <w:jc w:val="left"/>
        <w:tblInd w:w="23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89"/>
        <w:gridCol w:w="4489"/>
        <w:tblGridChange w:id="0">
          <w:tblGrid>
            <w:gridCol w:w="4489"/>
            <w:gridCol w:w="4489"/>
          </w:tblGrid>
        </w:tblGridChange>
      </w:tblGrid>
      <w:tr>
        <w:trPr>
          <w:cantSplit w:val="0"/>
          <w:tblHeader w:val="1"/>
        </w:trPr>
        <w:tc>
          <w:tcPr/>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Gonzalez Juan Manuel</w:t>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juanmanuelgonz@gmail.com</w:t>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Tutor</w:t>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Ing. Cabrera Roque</w:t>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cabrera.roque@gmail.com</w:t>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AÑO 2.025</w:t>
      </w: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bookmarkStart w:colFirst="0" w:colLast="0" w:name="_heading=h.qtrqwzqksj5t" w:id="0"/>
      <w:bookmarkEnd w:id="0"/>
      <w:r w:rsidDel="00000000" w:rsidR="00000000" w:rsidRPr="00000000">
        <w:br w:type="page"/>
      </w:r>
      <w:r w:rsidDel="00000000" w:rsidR="00000000" w:rsidRPr="00000000">
        <w:rPr>
          <w:rFonts w:ascii="Arial" w:cs="Arial" w:eastAsia="Arial" w:hAnsi="Arial"/>
          <w:sz w:val="24"/>
          <w:szCs w:val="24"/>
          <w:rtl w:val="0"/>
        </w:rPr>
        <w:t xml:space="preserve">Nota del tutor</w:t>
      </w:r>
    </w:p>
    <w:p w:rsidR="00000000" w:rsidDel="00000000" w:rsidP="00000000" w:rsidRDefault="00000000" w:rsidRPr="00000000" w14:paraId="00000016">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San Miguel de Tucumán, ___ de ____de ____</w:t>
      </w:r>
    </w:p>
    <w:p w:rsidR="00000000" w:rsidDel="00000000" w:rsidP="00000000" w:rsidRDefault="00000000" w:rsidRPr="00000000" w14:paraId="000000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TECNOLÓGICA NACIONAL </w:t>
      </w:r>
    </w:p>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FACULTAD REGIONAL TUCUMÁN </w:t>
      </w:r>
    </w:p>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Director del Departamento de Sistemas  </w:t>
      </w:r>
    </w:p>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A.U.S. Augusto José Nasrallah </w:t>
      </w:r>
    </w:p>
    <w:p w:rsidR="00000000" w:rsidDel="00000000" w:rsidP="00000000" w:rsidRDefault="00000000" w:rsidRPr="00000000" w14:paraId="0000001D">
      <w:pP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                      /                         D</w:t>
      </w:r>
    </w:p>
    <w:p w:rsidR="00000000" w:rsidDel="00000000" w:rsidP="00000000" w:rsidRDefault="00000000" w:rsidRPr="00000000" w14:paraId="000000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De mi mayor consideración:  </w:t>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ind w:firstLine="255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mi carácter de Tutor del presente trabajo correspondiente a la Tesis de Grado, denominada “SIGEDEX”, perteneciente al alumno GONZALEZ, JUAN MANUEL, Legajo N° 24243.  Dejo constancia que éste se desarrolló bajo mi dirección y presto mi total conformidad para ser presentado para su evaluación, considerando que se alcanzaron satisfactoriamente los objetivos planteados para su elaboración.</w:t>
      </w:r>
    </w:p>
    <w:p w:rsidR="00000000" w:rsidDel="00000000" w:rsidP="00000000" w:rsidRDefault="00000000" w:rsidRPr="00000000" w14:paraId="000000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ind w:left="6480" w:firstLine="0"/>
        <w:jc w:val="center"/>
        <w:rPr>
          <w:rFonts w:ascii="Arial" w:cs="Arial" w:eastAsia="Arial" w:hAnsi="Arial"/>
          <w:sz w:val="24"/>
          <w:szCs w:val="24"/>
        </w:rPr>
      </w:pPr>
      <w:bookmarkStart w:colFirst="0" w:colLast="0" w:name="_heading=h.smnvlvt6nsrb" w:id="1"/>
      <w:bookmarkEnd w:id="1"/>
      <w:r w:rsidDel="00000000" w:rsidR="00000000" w:rsidRPr="00000000">
        <w:rPr>
          <w:rtl w:val="0"/>
        </w:rPr>
      </w:r>
    </w:p>
    <w:tbl>
      <w:tblPr>
        <w:tblStyle w:val="Table2"/>
        <w:tblW w:w="452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5"/>
        <w:tblGridChange w:id="0">
          <w:tblGrid>
            <w:gridCol w:w="4525"/>
          </w:tblGrid>
        </w:tblGridChange>
      </w:tblGrid>
      <w:tr>
        <w:trPr>
          <w:cantSplit w:val="0"/>
          <w:tblHeader w:val="0"/>
        </w:trPr>
        <w:tc>
          <w:tcPr/>
          <w:p w:rsidR="00000000" w:rsidDel="00000000" w:rsidP="00000000" w:rsidRDefault="00000000" w:rsidRPr="00000000" w14:paraId="0000002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Nombre Tutor</w:t>
            </w:r>
          </w:p>
          <w:p w:rsidR="00000000" w:rsidDel="00000000" w:rsidP="00000000" w:rsidRDefault="00000000" w:rsidRPr="00000000" w14:paraId="0000002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Ing. en Sistemas de Información</w:t>
            </w:r>
          </w:p>
          <w:p w:rsidR="00000000" w:rsidDel="00000000" w:rsidP="00000000" w:rsidRDefault="00000000" w:rsidRPr="00000000" w14:paraId="00000029">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24"/>
                <w:szCs w:val="24"/>
              </w:rPr>
            </w:pPr>
            <w:r w:rsidDel="00000000" w:rsidR="00000000" w:rsidRPr="00000000">
              <w:rPr>
                <w:rtl w:val="0"/>
              </w:rPr>
            </w:r>
          </w:p>
        </w:tc>
      </w:tr>
    </w:tbl>
    <w:bookmarkStart w:colFirst="0" w:colLast="0" w:name="bookmark=id.uz3a5iqzq9f0" w:id="2"/>
    <w:bookmarkEnd w:id="2"/>
    <w:bookmarkStart w:colFirst="0" w:colLast="0" w:name="bookmark=id.y4vlp8dxb7rj" w:id="3"/>
    <w:bookmarkEnd w:id="3"/>
    <w:bookmarkStart w:colFirst="0" w:colLast="0" w:name="bookmark=id.i7kjsfr4148g" w:id="4"/>
    <w:bookmarkEnd w:id="4"/>
    <w:bookmarkStart w:colFirst="0" w:colLast="0" w:name="bookmark=id.hheyy5nwruxp" w:id="5"/>
    <w:bookmarkEnd w:id="5"/>
    <w:bookmarkStart w:colFirst="0" w:colLast="0" w:name="bookmark=id.fgl23zmlv28e" w:id="6"/>
    <w:bookmarkEnd w:id="6"/>
    <w:bookmarkStart w:colFirst="0" w:colLast="0" w:name="bookmark=id.79jjzshykuyy" w:id="7"/>
    <w:bookmarkEnd w:id="7"/>
    <w:bookmarkStart w:colFirst="0" w:colLast="0" w:name="bookmark=id.he3ah4uv526d" w:id="8"/>
    <w:bookmarkEnd w:id="8"/>
    <w:bookmarkStart w:colFirst="0" w:colLast="0" w:name="bookmark=id.tmv3k9b0magq" w:id="9"/>
    <w:bookmarkEnd w:id="9"/>
    <w:bookmarkStart w:colFirst="0" w:colLast="0" w:name="bookmark=id.bawgbtq3q288" w:id="10"/>
    <w:bookmarkEnd w:id="10"/>
    <w:bookmarkStart w:colFirst="0" w:colLast="0" w:name="bookmark=id.w1runoktzsqa" w:id="11"/>
    <w:bookmarkEnd w:id="11"/>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Contenido</w:t>
      </w:r>
    </w:p>
    <w:sdt>
      <w:sdtPr>
        <w:id w:val="-320034753"/>
        <w:docPartObj>
          <w:docPartGallery w:val="Table of Contents"/>
          <w:docPartUnique w:val="1"/>
        </w:docPartObj>
      </w:sdtPr>
      <w:sdtContent>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hyperlink w:anchor="_heading=h.jk5fgvz2qyjl">
            <w:r w:rsidDel="00000000" w:rsidR="00000000" w:rsidRPr="00000000">
              <w:rPr>
                <w:rFonts w:ascii="Arial" w:cs="Arial" w:eastAsia="Arial" w:hAnsi="Arial"/>
                <w:b w:val="1"/>
                <w:bCs w:val="1"/>
                <w:i w:val="1"/>
                <w:iCs w:val="1"/>
                <w:sz w:val="24"/>
                <w:szCs w:val="24"/>
                <w:u w:val="single"/>
                <w:rtl w:val="0"/>
              </w:rPr>
              <w:t xml:space="preserve">1.</w:t>
            </w:r>
          </w:hyperlink>
          <w:hyperlink w:anchor="_heading=h.jk5fgvz2qyjl">
            <w:r w:rsidDel="00000000" w:rsidR="00000000" w:rsidRPr="00000000">
              <w:rPr>
                <w:rFonts w:ascii="Arial" w:cs="Arial" w:eastAsia="Arial" w:hAnsi="Arial"/>
                <w:sz w:val="24"/>
                <w:szCs w:val="24"/>
                <w:u w:val="single"/>
                <w:rtl w:val="0"/>
              </w:rPr>
              <w:tab/>
            </w:r>
          </w:hyperlink>
          <w:r w:rsidDel="00000000" w:rsidR="00000000" w:rsidRPr="00000000">
            <w:fldChar w:fldCharType="begin"/>
            <w:instrText xml:space="preserve"> PAGEREF _heading=h.jk5fgvz2qyjl \h </w:instrText>
            <w:fldChar w:fldCharType="separate"/>
          </w:r>
          <w:r w:rsidDel="00000000" w:rsidR="00000000" w:rsidRPr="00000000">
            <w:rPr>
              <w:rFonts w:ascii="Arial" w:cs="Arial" w:eastAsia="Arial" w:hAnsi="Arial"/>
              <w:b w:val="1"/>
              <w:bCs w:val="1"/>
              <w:i w:val="1"/>
              <w:iCs w:val="1"/>
              <w:sz w:val="24"/>
              <w:szCs w:val="24"/>
              <w:u w:val="single"/>
              <w:rtl w:val="0"/>
            </w:rPr>
            <w:t xml:space="preserve">Resumen Ejecutivo</w:t>
          </w:r>
          <w:r w:rsidDel="00000000" w:rsidR="00000000" w:rsidRPr="00000000">
            <w:rPr>
              <w:rFonts w:ascii="Arial" w:cs="Arial" w:eastAsia="Arial" w:hAnsi="Arial"/>
              <w:i w:val="1"/>
              <w:iCs w:val="1"/>
              <w:sz w:val="24"/>
              <w:szCs w:val="24"/>
              <w:u w:val="single"/>
              <w:rtl w:val="0"/>
            </w:rPr>
            <w:tab/>
            <w:t xml:space="preserve">1</w:t>
          </w:r>
          <w:r w:rsidDel="00000000" w:rsidR="00000000" w:rsidRPr="00000000">
            <w:fldChar w:fldCharType="begin"/>
            <w:instrText xml:space="preserve"> HYPERLINK \l "_heading=h.jk5fgvz2qyjl"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r w:rsidDel="00000000" w:rsidR="00000000" w:rsidRPr="00000000">
            <w:fldChar w:fldCharType="end"/>
          </w:r>
          <w:hyperlink w:anchor="_heading=h.6wevdoe3zwqa">
            <w:r w:rsidDel="00000000" w:rsidR="00000000" w:rsidRPr="00000000">
              <w:rPr>
                <w:rFonts w:ascii="Arial" w:cs="Arial" w:eastAsia="Arial" w:hAnsi="Arial"/>
                <w:b w:val="1"/>
                <w:bCs w:val="1"/>
                <w:i w:val="1"/>
                <w:iCs w:val="1"/>
                <w:sz w:val="24"/>
                <w:szCs w:val="24"/>
                <w:u w:val="single"/>
                <w:rtl w:val="0"/>
              </w:rPr>
              <w:t xml:space="preserve">2.</w:t>
            </w:r>
          </w:hyperlink>
          <w:hyperlink w:anchor="_heading=h.6wevdoe3zwqa">
            <w:r w:rsidDel="00000000" w:rsidR="00000000" w:rsidRPr="00000000">
              <w:rPr>
                <w:rFonts w:ascii="Arial" w:cs="Arial" w:eastAsia="Arial" w:hAnsi="Arial"/>
                <w:sz w:val="24"/>
                <w:szCs w:val="24"/>
                <w:u w:val="single"/>
                <w:rtl w:val="0"/>
              </w:rPr>
              <w:tab/>
            </w:r>
          </w:hyperlink>
          <w:r w:rsidDel="00000000" w:rsidR="00000000" w:rsidRPr="00000000">
            <w:fldChar w:fldCharType="begin"/>
            <w:instrText xml:space="preserve"> PAGEREF _heading=h.6wevdoe3zwqa \h </w:instrText>
            <w:fldChar w:fldCharType="separate"/>
          </w:r>
          <w:r w:rsidDel="00000000" w:rsidR="00000000" w:rsidRPr="00000000">
            <w:rPr>
              <w:rFonts w:ascii="Arial" w:cs="Arial" w:eastAsia="Arial" w:hAnsi="Arial"/>
              <w:b w:val="1"/>
              <w:bCs w:val="1"/>
              <w:i w:val="1"/>
              <w:iCs w:val="1"/>
              <w:sz w:val="24"/>
              <w:szCs w:val="24"/>
              <w:u w:val="single"/>
              <w:rtl w:val="0"/>
            </w:rPr>
            <w:t xml:space="preserve">Tema</w:t>
          </w:r>
          <w:r w:rsidDel="00000000" w:rsidR="00000000" w:rsidRPr="00000000">
            <w:rPr>
              <w:rFonts w:ascii="Arial" w:cs="Arial" w:eastAsia="Arial" w:hAnsi="Arial"/>
              <w:i w:val="1"/>
              <w:iCs w:val="1"/>
              <w:sz w:val="24"/>
              <w:szCs w:val="24"/>
              <w:u w:val="single"/>
              <w:rtl w:val="0"/>
            </w:rPr>
            <w:tab/>
            <w:t xml:space="preserve">3</w:t>
          </w:r>
          <w:r w:rsidDel="00000000" w:rsidR="00000000" w:rsidRPr="00000000">
            <w:fldChar w:fldCharType="begin"/>
            <w:instrText xml:space="preserve"> HYPERLINK \l "_heading=h.6wevdoe3zwqa"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r w:rsidDel="00000000" w:rsidR="00000000" w:rsidRPr="00000000">
            <w:fldChar w:fldCharType="end"/>
          </w:r>
          <w:hyperlink w:anchor="bookmark=id.wy7bd5wv05dq">
            <w:r w:rsidDel="00000000" w:rsidR="00000000" w:rsidRPr="00000000">
              <w:rPr>
                <w:rFonts w:ascii="Arial" w:cs="Arial" w:eastAsia="Arial" w:hAnsi="Arial"/>
                <w:b w:val="1"/>
                <w:bCs w:val="1"/>
                <w:i w:val="1"/>
                <w:iCs w:val="1"/>
                <w:sz w:val="24"/>
                <w:szCs w:val="24"/>
                <w:u w:val="single"/>
                <w:rtl w:val="0"/>
              </w:rPr>
              <w:t xml:space="preserve">3.    Objetivos  </w:t>
            </w:r>
          </w:hyperlink>
          <w:r w:rsidDel="00000000" w:rsidR="00000000" w:rsidRPr="00000000">
            <w:rPr>
              <w:u w:val="single"/>
              <w:rtl w:val="0"/>
            </w:rPr>
            <w:tab/>
            <w:t xml:space="preserve">6</w:t>
          </w:r>
          <w:r w:rsidDel="00000000" w:rsidR="00000000" w:rsidRPr="00000000">
            <w:fldChar w:fldCharType="begin"/>
            <w:instrText xml:space="preserve"> HYPERLINK \l "_heading=h.jzlamfrlso50" </w:instrText>
            <w:fldChar w:fldCharType="separate"/>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20" w:firstLine="0"/>
            <w:rPr>
              <w:rFonts w:ascii="Arial" w:cs="Arial" w:eastAsia="Arial" w:hAnsi="Arial"/>
              <w:sz w:val="24"/>
              <w:szCs w:val="24"/>
            </w:rPr>
          </w:pPr>
          <w:r w:rsidDel="00000000" w:rsidR="00000000" w:rsidRPr="00000000">
            <w:fldChar w:fldCharType="end"/>
          </w:r>
          <w:hyperlink w:anchor="_heading=h.nugk9nlp3mge">
            <w:r w:rsidDel="00000000" w:rsidR="00000000" w:rsidRPr="00000000">
              <w:rPr>
                <w:rFonts w:ascii="Arial" w:cs="Arial" w:eastAsia="Arial" w:hAnsi="Arial"/>
                <w:i w:val="1"/>
                <w:iCs w:val="1"/>
                <w:sz w:val="24"/>
                <w:szCs w:val="24"/>
                <w:u w:val="single"/>
                <w:rtl w:val="0"/>
              </w:rPr>
              <w:t xml:space="preserve">3.1. Objetivo general </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20" w:firstLine="0"/>
            <w:rPr>
              <w:rFonts w:ascii="Arial" w:cs="Arial" w:eastAsia="Arial" w:hAnsi="Arial"/>
              <w:sz w:val="24"/>
              <w:szCs w:val="24"/>
            </w:rPr>
          </w:pPr>
          <w:hyperlink w:anchor="_heading=h.5fg7pfowq87y">
            <w:r w:rsidDel="00000000" w:rsidR="00000000" w:rsidRPr="00000000">
              <w:rPr>
                <w:rFonts w:ascii="Arial" w:cs="Arial" w:eastAsia="Arial" w:hAnsi="Arial"/>
                <w:i w:val="1"/>
                <w:iCs w:val="1"/>
                <w:sz w:val="24"/>
                <w:szCs w:val="24"/>
                <w:u w:val="single"/>
                <w:rtl w:val="0"/>
              </w:rPr>
              <w:t xml:space="preserve">3.2. Objetivos Específicos </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hyperlink w:anchor="_heading=h.z1cktab6kmvy">
            <w:r w:rsidDel="00000000" w:rsidR="00000000" w:rsidRPr="00000000">
              <w:rPr>
                <w:rFonts w:ascii="Arial" w:cs="Arial" w:eastAsia="Arial" w:hAnsi="Arial"/>
                <w:b w:val="1"/>
                <w:bCs w:val="1"/>
                <w:i w:val="1"/>
                <w:iCs w:val="1"/>
                <w:sz w:val="24"/>
                <w:szCs w:val="24"/>
                <w:u w:val="single"/>
                <w:rtl w:val="0"/>
              </w:rPr>
              <w:t xml:space="preserve">4.</w:t>
            </w:r>
          </w:hyperlink>
          <w:hyperlink w:anchor="_heading=h.z1cktab6kmvy">
            <w:r w:rsidDel="00000000" w:rsidR="00000000" w:rsidRPr="00000000">
              <w:rPr>
                <w:rFonts w:ascii="Arial" w:cs="Arial" w:eastAsia="Arial" w:hAnsi="Arial"/>
                <w:sz w:val="24"/>
                <w:szCs w:val="24"/>
                <w:u w:val="single"/>
                <w:rtl w:val="0"/>
              </w:rPr>
              <w:tab/>
            </w:r>
          </w:hyperlink>
          <w:r w:rsidDel="00000000" w:rsidR="00000000" w:rsidRPr="00000000">
            <w:fldChar w:fldCharType="begin"/>
            <w:instrText xml:space="preserve"> PAGEREF _heading=h.z1cktab6kmvy \h </w:instrText>
            <w:fldChar w:fldCharType="separate"/>
          </w:r>
          <w:r w:rsidDel="00000000" w:rsidR="00000000" w:rsidRPr="00000000">
            <w:rPr>
              <w:rFonts w:ascii="Arial" w:cs="Arial" w:eastAsia="Arial" w:hAnsi="Arial"/>
              <w:b w:val="1"/>
              <w:bCs w:val="1"/>
              <w:i w:val="1"/>
              <w:iCs w:val="1"/>
              <w:sz w:val="24"/>
              <w:szCs w:val="24"/>
              <w:u w:val="single"/>
              <w:rtl w:val="0"/>
            </w:rPr>
            <w:t xml:space="preserve">Estado del Arte del Tema</w:t>
          </w:r>
          <w:r w:rsidDel="00000000" w:rsidR="00000000" w:rsidRPr="00000000">
            <w:rPr>
              <w:rFonts w:ascii="Arial" w:cs="Arial" w:eastAsia="Arial" w:hAnsi="Arial"/>
              <w:i w:val="1"/>
              <w:iCs w:val="1"/>
              <w:sz w:val="24"/>
              <w:szCs w:val="24"/>
              <w:u w:val="single"/>
              <w:rtl w:val="0"/>
            </w:rPr>
            <w:tab/>
            <w:t xml:space="preserve">7</w:t>
          </w:r>
          <w:r w:rsidDel="00000000" w:rsidR="00000000" w:rsidRPr="00000000">
            <w:fldChar w:fldCharType="begin"/>
            <w:instrText xml:space="preserve"> HYPERLINK \l "_heading=h.z1cktab6kmvy"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20" w:firstLine="0"/>
            <w:rPr>
              <w:rFonts w:ascii="Arial" w:cs="Arial" w:eastAsia="Arial" w:hAnsi="Arial"/>
              <w:sz w:val="24"/>
              <w:szCs w:val="24"/>
            </w:rPr>
          </w:pPr>
          <w:r w:rsidDel="00000000" w:rsidR="00000000" w:rsidRPr="00000000">
            <w:fldChar w:fldCharType="end"/>
          </w:r>
          <w:hyperlink w:anchor="_heading=h.ykyksuto0d3c">
            <w:r w:rsidDel="00000000" w:rsidR="00000000" w:rsidRPr="00000000">
              <w:rPr>
                <w:rFonts w:ascii="Arial" w:cs="Arial" w:eastAsia="Arial" w:hAnsi="Arial"/>
                <w:i w:val="1"/>
                <w:iCs w:val="1"/>
                <w:sz w:val="24"/>
                <w:szCs w:val="24"/>
                <w:u w:val="single"/>
                <w:rtl w:val="0"/>
              </w:rPr>
              <w:t xml:space="preserve">4.1. Contexto actual en Latinoamérica, Argentina y Tucumán </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20" w:firstLine="0"/>
            <w:rPr>
              <w:rFonts w:ascii="Arial" w:cs="Arial" w:eastAsia="Arial" w:hAnsi="Arial"/>
              <w:sz w:val="24"/>
              <w:szCs w:val="24"/>
            </w:rPr>
          </w:pPr>
          <w:hyperlink w:anchor="_heading=h.t8s37pf9t37r">
            <w:r w:rsidDel="00000000" w:rsidR="00000000" w:rsidRPr="00000000">
              <w:rPr>
                <w:rFonts w:ascii="Arial" w:cs="Arial" w:eastAsia="Arial" w:hAnsi="Arial"/>
                <w:i w:val="1"/>
                <w:iCs w:val="1"/>
                <w:sz w:val="24"/>
                <w:szCs w:val="24"/>
                <w:u w:val="single"/>
                <w:rtl w:val="0"/>
              </w:rPr>
              <w:t xml:space="preserve">4.2. Innovación Tecnológica del Proyecto </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20" w:firstLine="0"/>
            <w:rPr>
              <w:rFonts w:ascii="Arial" w:cs="Arial" w:eastAsia="Arial" w:hAnsi="Arial"/>
              <w:sz w:val="24"/>
              <w:szCs w:val="24"/>
            </w:rPr>
          </w:pPr>
          <w:hyperlink w:anchor="_heading=h.rsdy21ropfe7">
            <w:r w:rsidDel="00000000" w:rsidR="00000000" w:rsidRPr="00000000">
              <w:rPr>
                <w:rFonts w:ascii="Arial" w:cs="Arial" w:eastAsia="Arial" w:hAnsi="Arial"/>
                <w:i w:val="1"/>
                <w:iCs w:val="1"/>
                <w:sz w:val="24"/>
                <w:szCs w:val="24"/>
                <w:u w:val="single"/>
                <w:rtl w:val="0"/>
              </w:rPr>
              <w:t xml:space="preserve">4.3. Impacto Social del Proyecto </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20" w:firstLine="0"/>
            <w:rPr>
              <w:rFonts w:ascii="Arial" w:cs="Arial" w:eastAsia="Arial" w:hAnsi="Arial"/>
              <w:sz w:val="24"/>
              <w:szCs w:val="24"/>
            </w:rPr>
          </w:pPr>
          <w:hyperlink w:anchor="_heading=h.7gaztnnvg03h">
            <w:r w:rsidDel="00000000" w:rsidR="00000000" w:rsidRPr="00000000">
              <w:rPr>
                <w:rFonts w:ascii="Arial" w:cs="Arial" w:eastAsia="Arial" w:hAnsi="Arial"/>
                <w:i w:val="1"/>
                <w:iCs w:val="1"/>
                <w:sz w:val="24"/>
                <w:szCs w:val="24"/>
                <w:u w:val="single"/>
                <w:rtl w:val="0"/>
              </w:rPr>
              <w:t xml:space="preserve">4.4. Necesidades y/o oportunidades que justifique el desarrollo del proyecto </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20" w:firstLine="0"/>
            <w:rPr>
              <w:rFonts w:ascii="Arial" w:cs="Arial" w:eastAsia="Arial" w:hAnsi="Arial"/>
              <w:sz w:val="24"/>
              <w:szCs w:val="24"/>
            </w:rPr>
          </w:pPr>
          <w:hyperlink w:anchor="_heading=h.uja56nrkizjs">
            <w:r w:rsidDel="00000000" w:rsidR="00000000" w:rsidRPr="00000000">
              <w:rPr>
                <w:rFonts w:ascii="Arial" w:cs="Arial" w:eastAsia="Arial" w:hAnsi="Arial"/>
                <w:i w:val="1"/>
                <w:iCs w:val="1"/>
                <w:sz w:val="24"/>
                <w:szCs w:val="24"/>
                <w:u w:val="single"/>
                <w:rtl w:val="0"/>
              </w:rPr>
              <w:t xml:space="preserve">4.5. Beneficios cuantitativos y cualitativos </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20" w:firstLine="0"/>
            <w:rPr>
              <w:rFonts w:ascii="Arial" w:cs="Arial" w:eastAsia="Arial" w:hAnsi="Arial"/>
              <w:sz w:val="24"/>
              <w:szCs w:val="24"/>
            </w:rPr>
          </w:pPr>
          <w:hyperlink w:anchor="_heading=h.92dkzw819ovf">
            <w:r w:rsidDel="00000000" w:rsidR="00000000" w:rsidRPr="00000000">
              <w:rPr>
                <w:rFonts w:ascii="Arial" w:cs="Arial" w:eastAsia="Arial" w:hAnsi="Arial"/>
                <w:i w:val="1"/>
                <w:iCs w:val="1"/>
                <w:sz w:val="24"/>
                <w:szCs w:val="24"/>
                <w:u w:val="single"/>
                <w:rtl w:val="0"/>
              </w:rPr>
              <w:t xml:space="preserve">4.6. Tecnologías similares </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6"/>
              <w:szCs w:val="26"/>
            </w:rPr>
          </w:pPr>
          <w:hyperlink w:anchor="_heading=h.rvoixj6owra2">
            <w:r w:rsidDel="00000000" w:rsidR="00000000" w:rsidRPr="00000000">
              <w:rPr>
                <w:rFonts w:ascii="Arial" w:cs="Arial" w:eastAsia="Arial" w:hAnsi="Arial"/>
                <w:b w:val="1"/>
                <w:bCs w:val="1"/>
                <w:i w:val="1"/>
                <w:iCs w:val="1"/>
                <w:sz w:val="24"/>
                <w:szCs w:val="24"/>
                <w:u w:val="single"/>
                <w:rtl w:val="0"/>
              </w:rPr>
              <w:t xml:space="preserve">5. Gestión del proyecto </w:t>
              <w:tab/>
            </w:r>
          </w:hyperlink>
          <w:r w:rsidDel="00000000" w:rsidR="00000000" w:rsidRPr="00000000">
            <w:rPr>
              <w:rFonts w:ascii="Arial" w:cs="Arial" w:eastAsia="Arial" w:hAnsi="Arial"/>
              <w:sz w:val="24"/>
              <w:szCs w:val="24"/>
              <w:rtl w:val="0"/>
            </w:rPr>
            <w:t xml:space="preserve">13</w:t>
          </w:r>
          <w:r w:rsidDel="00000000" w:rsidR="00000000" w:rsidRPr="00000000">
            <w:fldChar w:fldCharType="begin"/>
            <w:instrText xml:space="preserve"> HYPERLINK \l "_heading=h.e9ttpjp27wqe" </w:instrText>
            <w:fldChar w:fldCharType="separate"/>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rPr>
          </w:pPr>
          <w:r w:rsidDel="00000000" w:rsidR="00000000" w:rsidRPr="00000000">
            <w:fldChar w:fldCharType="end"/>
          </w:r>
          <w:hyperlink w:anchor="_heading=h.prqvfuwuld3w">
            <w:r w:rsidDel="00000000" w:rsidR="00000000" w:rsidRPr="00000000">
              <w:rPr>
                <w:rFonts w:ascii="Arial" w:cs="Arial" w:eastAsia="Arial" w:hAnsi="Arial"/>
                <w:i w:val="1"/>
                <w:iCs w:val="1"/>
                <w:sz w:val="24"/>
                <w:szCs w:val="24"/>
                <w:u w:val="single"/>
                <w:rtl w:val="0"/>
              </w:rPr>
              <w:t xml:space="preserve">5.1. Fases del proyecto </w:t>
            </w:r>
          </w:hyperlink>
          <w:r w:rsidDel="00000000" w:rsidR="00000000" w:rsidRPr="00000000">
            <w:fldChar w:fldCharType="begin"/>
            <w:instrText xml:space="preserve"> HYPERLINK \l "_heading=h.dux2iq3bnice" </w:instrText>
            <w:fldChar w:fldCharType="separate"/>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rPr>
          </w:pPr>
          <w:r w:rsidDel="00000000" w:rsidR="00000000" w:rsidRPr="00000000">
            <w:fldChar w:fldCharType="end"/>
          </w:r>
          <w:hyperlink w:anchor="_heading=h.k0i66efbo1wn">
            <w:r w:rsidDel="00000000" w:rsidR="00000000" w:rsidRPr="00000000">
              <w:rPr>
                <w:rFonts w:ascii="Arial" w:cs="Arial" w:eastAsia="Arial" w:hAnsi="Arial"/>
                <w:i w:val="1"/>
                <w:iCs w:val="1"/>
                <w:sz w:val="24"/>
                <w:szCs w:val="24"/>
                <w:u w:val="single"/>
                <w:rtl w:val="0"/>
              </w:rPr>
              <w:t xml:space="preserve">5.2. Resultados Esperados  e Indicadores de Evaluación </w:t>
            </w:r>
          </w:hyperlink>
          <w:r w:rsidDel="00000000" w:rsidR="00000000" w:rsidRPr="00000000">
            <w:fldChar w:fldCharType="begin"/>
            <w:instrText xml:space="preserve"> HYPERLINK \l "_heading=h.t2wxqgf1db9w" </w:instrText>
            <w:fldChar w:fldCharType="separate"/>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rPr>
          </w:pPr>
          <w:r w:rsidDel="00000000" w:rsidR="00000000" w:rsidRPr="00000000">
            <w:fldChar w:fldCharType="end"/>
          </w:r>
          <w:hyperlink w:anchor="_heading=h.gu6pnw631azc">
            <w:r w:rsidDel="00000000" w:rsidR="00000000" w:rsidRPr="00000000">
              <w:rPr>
                <w:rFonts w:ascii="Arial" w:cs="Arial" w:eastAsia="Arial" w:hAnsi="Arial"/>
                <w:i w:val="1"/>
                <w:iCs w:val="1"/>
                <w:sz w:val="24"/>
                <w:szCs w:val="24"/>
                <w:u w:val="single"/>
                <w:rtl w:val="0"/>
              </w:rPr>
              <w:t xml:space="preserve">5.3. Metodología de desarrollo </w:t>
            </w:r>
          </w:hyperlink>
          <w:r w:rsidDel="00000000" w:rsidR="00000000" w:rsidRPr="00000000">
            <w:fldChar w:fldCharType="begin"/>
            <w:instrText xml:space="preserve"> HYPERLINK \l "_heading=h.u6stcbih9r5c" </w:instrText>
            <w:fldChar w:fldCharType="separate"/>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rPr>
          </w:pPr>
          <w:r w:rsidDel="00000000" w:rsidR="00000000" w:rsidRPr="00000000">
            <w:fldChar w:fldCharType="end"/>
          </w:r>
          <w:hyperlink w:anchor="_heading=h.k4n4hbhr84kh">
            <w:r w:rsidDel="00000000" w:rsidR="00000000" w:rsidRPr="00000000">
              <w:rPr>
                <w:rFonts w:ascii="Arial" w:cs="Arial" w:eastAsia="Arial" w:hAnsi="Arial"/>
                <w:i w:val="1"/>
                <w:iCs w:val="1"/>
                <w:sz w:val="24"/>
                <w:szCs w:val="24"/>
                <w:u w:val="single"/>
                <w:rtl w:val="0"/>
              </w:rPr>
              <w:t xml:space="preserve">5.4. Registro de interesados </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rPr>
          </w:pPr>
          <w:hyperlink w:anchor="_heading=h.afn43ue9avn9">
            <w:r w:rsidDel="00000000" w:rsidR="00000000" w:rsidRPr="00000000">
              <w:rPr>
                <w:rFonts w:ascii="Arial" w:cs="Arial" w:eastAsia="Arial" w:hAnsi="Arial"/>
                <w:i w:val="1"/>
                <w:iCs w:val="1"/>
                <w:sz w:val="24"/>
                <w:szCs w:val="24"/>
                <w:u w:val="single"/>
                <w:rtl w:val="0"/>
              </w:rPr>
              <w:t xml:space="preserve">5.5. Gestión de Riesgos del proyecto </w:t>
            </w:r>
          </w:hyperlink>
          <w:r w:rsidDel="00000000" w:rsidR="00000000" w:rsidRPr="00000000">
            <w:fldChar w:fldCharType="begin"/>
            <w:instrText xml:space="preserve"> HYPERLINK \l "_heading=h.9cdiqwxvug31" </w:instrText>
            <w:fldChar w:fldCharType="separate"/>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1100"/>
              <w:tab w:val="right" w:leader="none" w:pos="8828"/>
            </w:tabs>
            <w:spacing w:after="100" w:lineRule="auto"/>
            <w:ind w:left="220" w:firstLine="0"/>
            <w:rPr>
              <w:rFonts w:ascii="Arial" w:cs="Arial" w:eastAsia="Arial" w:hAnsi="Arial"/>
              <w:sz w:val="24"/>
              <w:szCs w:val="24"/>
            </w:rPr>
          </w:pPr>
          <w:r w:rsidDel="00000000" w:rsidR="00000000" w:rsidRPr="00000000">
            <w:fldChar w:fldCharType="end"/>
          </w:r>
          <w:hyperlink w:anchor="_heading=h.9yw329bi5fai">
            <w:r w:rsidDel="00000000" w:rsidR="00000000" w:rsidRPr="00000000">
              <w:rPr>
                <w:rFonts w:ascii="Arial" w:cs="Arial" w:eastAsia="Arial" w:hAnsi="Arial"/>
                <w:i w:val="1"/>
                <w:iCs w:val="1"/>
                <w:sz w:val="24"/>
                <w:szCs w:val="24"/>
                <w:u w:val="single"/>
                <w:rtl w:val="0"/>
              </w:rPr>
              <w:t xml:space="preserve">5.5.1. Identificación y análisis cualitativo </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1100"/>
              <w:tab w:val="right" w:leader="none" w:pos="8828"/>
            </w:tabs>
            <w:spacing w:after="100" w:lineRule="auto"/>
            <w:ind w:left="220" w:firstLine="0"/>
            <w:rPr>
              <w:rFonts w:ascii="Arial" w:cs="Arial" w:eastAsia="Arial" w:hAnsi="Arial"/>
              <w:sz w:val="24"/>
              <w:szCs w:val="24"/>
            </w:rPr>
          </w:pPr>
          <w:hyperlink w:anchor="_heading=h.qeuv5sbfkeb1">
            <w:r w:rsidDel="00000000" w:rsidR="00000000" w:rsidRPr="00000000">
              <w:rPr>
                <w:rFonts w:ascii="Arial" w:cs="Arial" w:eastAsia="Arial" w:hAnsi="Arial"/>
                <w:i w:val="1"/>
                <w:iCs w:val="1"/>
                <w:sz w:val="24"/>
                <w:szCs w:val="24"/>
                <w:u w:val="single"/>
                <w:rtl w:val="0"/>
              </w:rPr>
              <w:t xml:space="preserve">5.5.2. Plan de respuesta </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rPr>
          </w:pPr>
          <w:hyperlink w:anchor="_heading=h.3l440yzj6q9">
            <w:r w:rsidDel="00000000" w:rsidR="00000000" w:rsidRPr="00000000">
              <w:rPr>
                <w:rFonts w:ascii="Arial" w:cs="Arial" w:eastAsia="Arial" w:hAnsi="Arial"/>
                <w:i w:val="1"/>
                <w:iCs w:val="1"/>
                <w:sz w:val="24"/>
                <w:szCs w:val="24"/>
                <w:u w:val="single"/>
                <w:rtl w:val="0"/>
              </w:rPr>
              <w:t xml:space="preserve">5.6. Plan de Gestión de Proyecto </w:t>
            </w:r>
          </w:hyperlink>
          <w:r w:rsidDel="00000000" w:rsidR="00000000" w:rsidRPr="00000000">
            <w:fldChar w:fldCharType="begin"/>
            <w:instrText xml:space="preserve"> HYPERLINK \l "_heading=h.4elcx6inme2e" </w:instrText>
            <w:fldChar w:fldCharType="separate"/>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6"/>
              <w:szCs w:val="26"/>
              <w:u w:val="single"/>
            </w:rPr>
          </w:pPr>
          <w:r w:rsidDel="00000000" w:rsidR="00000000" w:rsidRPr="00000000">
            <w:fldChar w:fldCharType="end"/>
          </w:r>
          <w:hyperlink w:anchor="_heading=h.dkzs6vlky3nd">
            <w:r w:rsidDel="00000000" w:rsidR="00000000" w:rsidRPr="00000000">
              <w:rPr>
                <w:rFonts w:ascii="Arial" w:cs="Arial" w:eastAsia="Arial" w:hAnsi="Arial"/>
                <w:b w:val="1"/>
                <w:bCs w:val="1"/>
                <w:i w:val="1"/>
                <w:iCs w:val="1"/>
                <w:sz w:val="24"/>
                <w:szCs w:val="24"/>
                <w:u w:val="single"/>
                <w:rtl w:val="0"/>
              </w:rPr>
              <w:t xml:space="preserve">6. Desarrollo del tema </w:t>
            </w:r>
          </w:hyperlink>
          <w:r w:rsidDel="00000000" w:rsidR="00000000" w:rsidRPr="00000000">
            <w:rPr>
              <w:u w:val="single"/>
              <w:rtl w:val="0"/>
            </w:rPr>
            <w:tab/>
          </w:r>
          <w:r w:rsidDel="00000000" w:rsidR="00000000" w:rsidRPr="00000000">
            <w:rPr>
              <w:rFonts w:ascii="Arial" w:cs="Arial" w:eastAsia="Arial" w:hAnsi="Arial"/>
              <w:sz w:val="24"/>
              <w:szCs w:val="24"/>
              <w:u w:val="single"/>
              <w:rtl w:val="0"/>
            </w:rPr>
            <w:t xml:space="preserve">27</w:t>
          </w:r>
          <w:r w:rsidDel="00000000" w:rsidR="00000000" w:rsidRPr="00000000">
            <w:fldChar w:fldCharType="begin"/>
            <w:instrText xml:space="preserve"> HYPERLINK \l "_heading=h.t3qw4fcfo9so" </w:instrText>
            <w:fldChar w:fldCharType="separate"/>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rPr>
          </w:pPr>
          <w:r w:rsidDel="00000000" w:rsidR="00000000" w:rsidRPr="00000000">
            <w:fldChar w:fldCharType="end"/>
          </w:r>
          <w:hyperlink w:anchor="_heading=h.4uqadg6auh2e">
            <w:r w:rsidDel="00000000" w:rsidR="00000000" w:rsidRPr="00000000">
              <w:rPr>
                <w:rFonts w:ascii="Arial" w:cs="Arial" w:eastAsia="Arial" w:hAnsi="Arial"/>
                <w:i w:val="1"/>
                <w:iCs w:val="1"/>
                <w:sz w:val="24"/>
                <w:szCs w:val="24"/>
                <w:u w:val="single"/>
                <w:rtl w:val="0"/>
              </w:rPr>
              <w:t xml:space="preserve">6.1. Modelo de negocio </w:t>
            </w:r>
          </w:hyperlink>
          <w:r w:rsidDel="00000000" w:rsidR="00000000" w:rsidRPr="00000000">
            <w:fldChar w:fldCharType="begin"/>
            <w:instrText xml:space="preserve"> HYPERLINK \l "_heading=h.4uqadg6auh2e" </w:instrText>
            <w:fldChar w:fldCharType="separate"/>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rPr>
          </w:pPr>
          <w:r w:rsidDel="00000000" w:rsidR="00000000" w:rsidRPr="00000000">
            <w:fldChar w:fldCharType="end"/>
          </w:r>
          <w:hyperlink w:anchor="_heading=h.46r0co2">
            <w:r w:rsidDel="00000000" w:rsidR="00000000" w:rsidRPr="00000000">
              <w:rPr>
                <w:rFonts w:ascii="Arial" w:cs="Arial" w:eastAsia="Arial" w:hAnsi="Arial"/>
                <w:i w:val="1"/>
                <w:iCs w:val="1"/>
                <w:sz w:val="24"/>
                <w:szCs w:val="24"/>
                <w:u w:val="single"/>
                <w:rtl w:val="0"/>
              </w:rPr>
              <w:t xml:space="preserve">6.2. Desarrollo del producto</w:t>
            </w:r>
          </w:hyperlink>
          <w:r w:rsidDel="00000000" w:rsidR="00000000" w:rsidRPr="00000000">
            <w:fldChar w:fldCharType="begin"/>
            <w:instrText xml:space="preserve"> HYPERLINK \l "_heading=h.7yyra7yitv2i" </w:instrText>
            <w:fldChar w:fldCharType="separate"/>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1100"/>
              <w:tab w:val="right" w:leader="none" w:pos="8828"/>
            </w:tabs>
            <w:spacing w:after="100" w:lineRule="auto"/>
            <w:ind w:left="220" w:firstLine="0"/>
            <w:rPr>
              <w:rFonts w:ascii="Arial" w:cs="Arial" w:eastAsia="Arial" w:hAnsi="Arial"/>
              <w:sz w:val="24"/>
              <w:szCs w:val="24"/>
            </w:rPr>
          </w:pPr>
          <w:r w:rsidDel="00000000" w:rsidR="00000000" w:rsidRPr="00000000">
            <w:fldChar w:fldCharType="end"/>
          </w:r>
          <w:hyperlink w:anchor="_heading=h.3l18frh">
            <w:r w:rsidDel="00000000" w:rsidR="00000000" w:rsidRPr="00000000">
              <w:rPr>
                <w:rFonts w:ascii="Arial" w:cs="Arial" w:eastAsia="Arial" w:hAnsi="Arial"/>
                <w:i w:val="1"/>
                <w:iCs w:val="1"/>
                <w:sz w:val="24"/>
                <w:szCs w:val="24"/>
                <w:u w:val="single"/>
                <w:rtl w:val="0"/>
              </w:rPr>
              <w:t xml:space="preserve">6.2.1. ANÁLISIS </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1320"/>
              <w:tab w:val="right" w:leader="none" w:pos="8828"/>
            </w:tabs>
            <w:spacing w:after="100" w:lineRule="auto"/>
            <w:ind w:left="220" w:firstLine="0"/>
            <w:rPr>
              <w:rFonts w:ascii="Arial" w:cs="Arial" w:eastAsia="Arial" w:hAnsi="Arial"/>
              <w:sz w:val="24"/>
              <w:szCs w:val="24"/>
            </w:rPr>
          </w:pPr>
          <w:hyperlink w:anchor="_heading=h.3ygebqi">
            <w:r w:rsidDel="00000000" w:rsidR="00000000" w:rsidRPr="00000000">
              <w:rPr>
                <w:rFonts w:ascii="Arial" w:cs="Arial" w:eastAsia="Arial" w:hAnsi="Arial"/>
                <w:i w:val="1"/>
                <w:iCs w:val="1"/>
                <w:sz w:val="24"/>
                <w:szCs w:val="24"/>
                <w:u w:val="single"/>
                <w:rtl w:val="0"/>
              </w:rPr>
              <w:t xml:space="preserve">6.2.1.1. Especificación de Requerimientos de Software </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1320"/>
              <w:tab w:val="right" w:leader="none" w:pos="8828"/>
            </w:tabs>
            <w:spacing w:after="100" w:lineRule="auto"/>
            <w:ind w:left="220" w:firstLine="0"/>
            <w:rPr>
              <w:rFonts w:ascii="Arial" w:cs="Arial" w:eastAsia="Arial" w:hAnsi="Arial"/>
              <w:sz w:val="24"/>
              <w:szCs w:val="24"/>
            </w:rPr>
          </w:pPr>
          <w:hyperlink w:anchor="_heading=h.myans1rc0mqk">
            <w:r w:rsidDel="00000000" w:rsidR="00000000" w:rsidRPr="00000000">
              <w:rPr>
                <w:rFonts w:ascii="Arial" w:cs="Arial" w:eastAsia="Arial" w:hAnsi="Arial"/>
                <w:i w:val="1"/>
                <w:iCs w:val="1"/>
                <w:sz w:val="24"/>
                <w:szCs w:val="24"/>
                <w:u w:val="single"/>
                <w:rtl w:val="0"/>
              </w:rPr>
              <w:t xml:space="preserve">6.2.1.2. Modelo de Casos de Uso </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1320"/>
              <w:tab w:val="right" w:leader="none" w:pos="8828"/>
            </w:tabs>
            <w:spacing w:after="100" w:lineRule="auto"/>
            <w:ind w:left="220" w:firstLine="0"/>
            <w:rPr>
              <w:rFonts w:ascii="Arial" w:cs="Arial" w:eastAsia="Arial" w:hAnsi="Arial"/>
              <w:sz w:val="24"/>
              <w:szCs w:val="24"/>
            </w:rPr>
          </w:pPr>
          <w:hyperlink w:anchor="_heading=h.sqyw64">
            <w:r w:rsidDel="00000000" w:rsidR="00000000" w:rsidRPr="00000000">
              <w:rPr>
                <w:rFonts w:ascii="Arial" w:cs="Arial" w:eastAsia="Arial" w:hAnsi="Arial"/>
                <w:i w:val="1"/>
                <w:iCs w:val="1"/>
                <w:sz w:val="24"/>
                <w:szCs w:val="24"/>
                <w:u w:val="single"/>
                <w:rtl w:val="0"/>
              </w:rPr>
              <w:t xml:space="preserve">6.2.1.3. Modelo de Datos </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59" w:lineRule="auto"/>
            <w:ind w:left="2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w:anchor="_heading=h.56030wn5vmv1">
            <w:r w:rsidDel="00000000" w:rsidR="00000000" w:rsidRPr="00000000">
              <w:rPr>
                <w:rFonts w:ascii="Arial" w:cs="Arial" w:eastAsia="Arial" w:hAnsi="Arial"/>
                <w:i w:val="1"/>
                <w:iCs w:val="1"/>
                <w:sz w:val="24"/>
                <w:szCs w:val="24"/>
                <w:u w:val="single"/>
                <w:rtl w:val="0"/>
              </w:rPr>
              <w:t xml:space="preserve">6.2.2. DISEÑO </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1540"/>
              <w:tab w:val="right" w:leader="none" w:pos="8828"/>
            </w:tabs>
            <w:spacing w:after="100" w:lineRule="auto"/>
            <w:ind w:left="440" w:firstLine="0"/>
            <w:rPr>
              <w:rFonts w:ascii="Arial" w:cs="Arial" w:eastAsia="Arial" w:hAnsi="Arial"/>
              <w:sz w:val="24"/>
              <w:szCs w:val="24"/>
            </w:rPr>
          </w:pPr>
          <w:hyperlink w:anchor="_heading=h.5cspvemg8dy6">
            <w:r w:rsidDel="00000000" w:rsidR="00000000" w:rsidRPr="00000000">
              <w:rPr>
                <w:rFonts w:ascii="Arial" w:cs="Arial" w:eastAsia="Arial" w:hAnsi="Arial"/>
                <w:i w:val="1"/>
                <w:iCs w:val="1"/>
                <w:sz w:val="24"/>
                <w:szCs w:val="24"/>
                <w:u w:val="single"/>
                <w:rtl w:val="0"/>
              </w:rPr>
              <w:t xml:space="preserve">6.2.2.1. Documento de Arquitectura del Software </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1320"/>
              <w:tab w:val="right" w:leader="none" w:pos="8828"/>
            </w:tabs>
            <w:spacing w:after="100" w:lineRule="auto"/>
            <w:ind w:left="440" w:firstLine="0"/>
            <w:rPr>
              <w:rFonts w:ascii="Arial" w:cs="Arial" w:eastAsia="Arial" w:hAnsi="Arial"/>
              <w:sz w:val="24"/>
              <w:szCs w:val="24"/>
            </w:rPr>
          </w:pPr>
          <w:hyperlink w:anchor="_heading=h.p3zkjdsufkzo">
            <w:r w:rsidDel="00000000" w:rsidR="00000000" w:rsidRPr="00000000">
              <w:rPr>
                <w:rFonts w:ascii="Arial" w:cs="Arial" w:eastAsia="Arial" w:hAnsi="Arial"/>
                <w:sz w:val="24"/>
                <w:szCs w:val="24"/>
                <w:u w:val="single"/>
                <w:rtl w:val="0"/>
              </w:rPr>
              <w:t xml:space="preserve">6.2.2.2 Mockup </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1320"/>
              <w:tab w:val="right" w:leader="none" w:pos="8828"/>
            </w:tabs>
            <w:spacing w:after="100" w:lineRule="auto"/>
            <w:ind w:left="440" w:firstLine="0"/>
            <w:rPr>
              <w:rFonts w:ascii="Arial" w:cs="Arial" w:eastAsia="Arial" w:hAnsi="Arial"/>
              <w:sz w:val="24"/>
              <w:szCs w:val="24"/>
              <w:u w:val="single"/>
            </w:rPr>
          </w:pPr>
          <w:hyperlink w:anchor="_heading=h.9v49oolxcevy">
            <w:r w:rsidDel="00000000" w:rsidR="00000000" w:rsidRPr="00000000">
              <w:rPr>
                <w:rFonts w:ascii="Arial" w:cs="Arial" w:eastAsia="Arial" w:hAnsi="Arial"/>
                <w:sz w:val="24"/>
                <w:szCs w:val="24"/>
                <w:u w:val="single"/>
                <w:rtl w:val="0"/>
              </w:rPr>
              <w:t xml:space="preserve">6.2.2.3 Diagrama Entidad Relación </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1320"/>
              <w:tab w:val="right" w:leader="none" w:pos="8828"/>
            </w:tabs>
            <w:spacing w:after="100" w:lineRule="auto"/>
            <w:ind w:left="440" w:firstLine="0"/>
            <w:rPr>
              <w:rFonts w:ascii="Arial" w:cs="Arial" w:eastAsia="Arial" w:hAnsi="Arial"/>
              <w:sz w:val="24"/>
              <w:szCs w:val="24"/>
            </w:rPr>
          </w:pPr>
          <w:hyperlink w:anchor="_heading=h.z5twbx4ixox6">
            <w:r w:rsidDel="00000000" w:rsidR="00000000" w:rsidRPr="00000000">
              <w:rPr>
                <w:rFonts w:ascii="Arial" w:cs="Arial" w:eastAsia="Arial" w:hAnsi="Arial"/>
                <w:sz w:val="24"/>
                <w:szCs w:val="24"/>
                <w:rtl w:val="0"/>
              </w:rPr>
              <w:t xml:space="preserve">6.2.2.4</w:t>
              <w:tab/>
              <w:t xml:space="preserve">Diagrama de Colaboración</w:t>
              <w:tab/>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1100"/>
              <w:tab w:val="right" w:leader="none" w:pos="8828"/>
            </w:tabs>
            <w:spacing w:after="100" w:lineRule="auto"/>
            <w:ind w:left="220" w:firstLine="0"/>
            <w:rPr>
              <w:rFonts w:ascii="Arial" w:cs="Arial" w:eastAsia="Arial" w:hAnsi="Arial"/>
              <w:sz w:val="24"/>
              <w:szCs w:val="24"/>
            </w:rPr>
          </w:pPr>
          <w:hyperlink w:anchor="_heading=h.yl6xost1z2c5">
            <w:r w:rsidDel="00000000" w:rsidR="00000000" w:rsidRPr="00000000">
              <w:rPr>
                <w:rFonts w:ascii="Arial" w:cs="Arial" w:eastAsia="Arial" w:hAnsi="Arial"/>
                <w:sz w:val="24"/>
                <w:szCs w:val="24"/>
                <w:rtl w:val="0"/>
              </w:rPr>
              <w:t xml:space="preserve">6.2.3</w:t>
              <w:tab/>
              <w:t xml:space="preserve">IMPLEMENTACIÓN</w:t>
              <w:tab/>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1100"/>
              <w:tab w:val="right" w:leader="none" w:pos="8828"/>
            </w:tabs>
            <w:spacing w:after="100" w:lineRule="auto"/>
            <w:ind w:left="220" w:firstLine="0"/>
            <w:rPr>
              <w:rFonts w:ascii="Arial" w:cs="Arial" w:eastAsia="Arial" w:hAnsi="Arial"/>
              <w:sz w:val="24"/>
              <w:szCs w:val="24"/>
            </w:rPr>
          </w:pPr>
          <w:hyperlink w:anchor="_heading=h.hi0q3oe7hcfn">
            <w:r w:rsidDel="00000000" w:rsidR="00000000" w:rsidRPr="00000000">
              <w:rPr>
                <w:rFonts w:ascii="Arial" w:cs="Arial" w:eastAsia="Arial" w:hAnsi="Arial"/>
                <w:sz w:val="24"/>
                <w:szCs w:val="24"/>
                <w:rtl w:val="0"/>
              </w:rPr>
              <w:t xml:space="preserve">6.2.3.2</w:t>
              <w:tab/>
              <w:t xml:space="preserve">Tecnologías de Implementación</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1100"/>
              <w:tab w:val="right" w:leader="none" w:pos="8828"/>
            </w:tabs>
            <w:spacing w:after="100" w:lineRule="auto"/>
            <w:ind w:left="220" w:firstLine="0"/>
            <w:rPr>
              <w:rFonts w:ascii="Arial" w:cs="Arial" w:eastAsia="Arial" w:hAnsi="Arial"/>
              <w:sz w:val="24"/>
              <w:szCs w:val="24"/>
            </w:rPr>
          </w:pPr>
          <w:hyperlink w:anchor="_heading=h.u8gwj6h60nss">
            <w:r w:rsidDel="00000000" w:rsidR="00000000" w:rsidRPr="00000000">
              <w:rPr>
                <w:rFonts w:ascii="Arial" w:cs="Arial" w:eastAsia="Arial" w:hAnsi="Arial"/>
                <w:sz w:val="24"/>
                <w:szCs w:val="24"/>
                <w:rtl w:val="0"/>
              </w:rPr>
              <w:t xml:space="preserve">6.2.3.3</w:t>
              <w:tab/>
              <w:t xml:space="preserve">Modelo de Implementación</w:t>
              <w:tab/>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1100"/>
              <w:tab w:val="right" w:leader="none" w:pos="8828"/>
            </w:tabs>
            <w:spacing w:after="100" w:lineRule="auto"/>
            <w:ind w:left="220" w:firstLine="0"/>
            <w:rPr>
              <w:rFonts w:ascii="Arial" w:cs="Arial" w:eastAsia="Arial" w:hAnsi="Arial"/>
              <w:sz w:val="24"/>
              <w:szCs w:val="24"/>
            </w:rPr>
          </w:pPr>
          <w:hyperlink w:anchor="_heading=h.38uk1p8r962">
            <w:r w:rsidDel="00000000" w:rsidR="00000000" w:rsidRPr="00000000">
              <w:rPr>
                <w:rFonts w:ascii="Arial" w:cs="Arial" w:eastAsia="Arial" w:hAnsi="Arial"/>
                <w:sz w:val="24"/>
                <w:szCs w:val="24"/>
                <w:rtl w:val="0"/>
              </w:rPr>
              <w:t xml:space="preserve">6.2.4</w:t>
              <w:tab/>
              <w:t xml:space="preserve">PRUEBAS</w:t>
              <w:tab/>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1100"/>
              <w:tab w:val="right" w:leader="none" w:pos="8828"/>
            </w:tabs>
            <w:spacing w:after="100" w:lineRule="auto"/>
            <w:ind w:left="220" w:firstLine="0"/>
            <w:rPr>
              <w:rFonts w:ascii="Arial" w:cs="Arial" w:eastAsia="Arial" w:hAnsi="Arial"/>
              <w:sz w:val="24"/>
              <w:szCs w:val="24"/>
            </w:rPr>
          </w:pPr>
          <w:hyperlink w:anchor="_heading=h.b8suhpt6cmu3">
            <w:r w:rsidDel="00000000" w:rsidR="00000000" w:rsidRPr="00000000">
              <w:rPr>
                <w:rFonts w:ascii="Arial" w:cs="Arial" w:eastAsia="Arial" w:hAnsi="Arial"/>
                <w:sz w:val="24"/>
                <w:szCs w:val="24"/>
                <w:rtl w:val="0"/>
              </w:rPr>
              <w:t xml:space="preserve">6.2.4.1</w:t>
              <w:tab/>
              <w:t xml:space="preserve">Modelo de Pruebas</w:t>
              <w:tab/>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1100"/>
              <w:tab w:val="right" w:leader="none" w:pos="8828"/>
            </w:tabs>
            <w:spacing w:after="100" w:lineRule="auto"/>
            <w:ind w:left="220" w:firstLine="0"/>
            <w:rPr>
              <w:rFonts w:ascii="Arial" w:cs="Arial" w:eastAsia="Arial" w:hAnsi="Arial"/>
              <w:sz w:val="24"/>
              <w:szCs w:val="24"/>
            </w:rPr>
          </w:pPr>
          <w:hyperlink w:anchor="_heading=h.46708ql09gn">
            <w:r w:rsidDel="00000000" w:rsidR="00000000" w:rsidRPr="00000000">
              <w:rPr>
                <w:rFonts w:ascii="Arial" w:cs="Arial" w:eastAsia="Arial" w:hAnsi="Arial"/>
                <w:sz w:val="24"/>
                <w:szCs w:val="24"/>
                <w:rtl w:val="0"/>
              </w:rPr>
              <w:t xml:space="preserve">6.2.4.2</w:t>
              <w:tab/>
              <w:t xml:space="preserve">Plan de Pruebas</w:t>
              <w:tab/>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hyperlink w:anchor="_heading=h.nen0ylf9ldsk">
            <w:r w:rsidDel="00000000" w:rsidR="00000000" w:rsidRPr="00000000">
              <w:rPr>
                <w:rFonts w:ascii="Arial" w:cs="Arial" w:eastAsia="Arial" w:hAnsi="Arial"/>
                <w:b w:val="1"/>
                <w:bCs w:val="1"/>
                <w:i w:val="1"/>
                <w:iCs w:val="1"/>
                <w:sz w:val="24"/>
                <w:szCs w:val="24"/>
                <w:u w:val="single"/>
                <w:rtl w:val="0"/>
              </w:rPr>
              <w:t xml:space="preserve">7</w:t>
            </w:r>
          </w:hyperlink>
          <w:hyperlink w:anchor="_heading=h.nen0ylf9ldsk">
            <w:r w:rsidDel="00000000" w:rsidR="00000000" w:rsidRPr="00000000">
              <w:rPr>
                <w:rFonts w:ascii="Arial" w:cs="Arial" w:eastAsia="Arial" w:hAnsi="Arial"/>
                <w:sz w:val="24"/>
                <w:szCs w:val="24"/>
                <w:u w:val="single"/>
                <w:rtl w:val="0"/>
              </w:rPr>
              <w:tab/>
            </w:r>
          </w:hyperlink>
          <w:r w:rsidDel="00000000" w:rsidR="00000000" w:rsidRPr="00000000">
            <w:fldChar w:fldCharType="begin"/>
            <w:instrText xml:space="preserve"> PAGEREF _heading=h.nen0ylf9ldsk \h </w:instrText>
            <w:fldChar w:fldCharType="separate"/>
          </w:r>
          <w:r w:rsidDel="00000000" w:rsidR="00000000" w:rsidRPr="00000000">
            <w:rPr>
              <w:rFonts w:ascii="Arial" w:cs="Arial" w:eastAsia="Arial" w:hAnsi="Arial"/>
              <w:b w:val="1"/>
              <w:bCs w:val="1"/>
              <w:i w:val="1"/>
              <w:iCs w:val="1"/>
              <w:sz w:val="24"/>
              <w:szCs w:val="24"/>
              <w:u w:val="single"/>
              <w:rtl w:val="0"/>
            </w:rPr>
            <w:t xml:space="preserve">Manual del usuario</w:t>
          </w:r>
          <w:r w:rsidDel="00000000" w:rsidR="00000000" w:rsidRPr="00000000">
            <w:rPr>
              <w:rFonts w:ascii="Arial" w:cs="Arial" w:eastAsia="Arial" w:hAnsi="Arial"/>
              <w:i w:val="1"/>
              <w:iCs w:val="1"/>
              <w:sz w:val="24"/>
              <w:szCs w:val="24"/>
              <w:u w:val="single"/>
              <w:rtl w:val="0"/>
            </w:rPr>
            <w:tab/>
            <w:t xml:space="preserve">95</w:t>
          </w:r>
          <w:r w:rsidDel="00000000" w:rsidR="00000000" w:rsidRPr="00000000">
            <w:fldChar w:fldCharType="begin"/>
            <w:instrText xml:space="preserve"> HYPERLINK \l "_heading=h.nen0ylf9ldsk"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r w:rsidDel="00000000" w:rsidR="00000000" w:rsidRPr="00000000">
            <w:fldChar w:fldCharType="end"/>
          </w:r>
          <w:hyperlink w:anchor="_heading=h.5zogwdls0lu8">
            <w:r w:rsidDel="00000000" w:rsidR="00000000" w:rsidRPr="00000000">
              <w:rPr>
                <w:rFonts w:ascii="Arial" w:cs="Arial" w:eastAsia="Arial" w:hAnsi="Arial"/>
                <w:b w:val="1"/>
                <w:bCs w:val="1"/>
                <w:i w:val="1"/>
                <w:iCs w:val="1"/>
                <w:sz w:val="24"/>
                <w:szCs w:val="24"/>
                <w:u w:val="single"/>
                <w:rtl w:val="0"/>
              </w:rPr>
              <w:t xml:space="preserve">8</w:t>
            </w:r>
          </w:hyperlink>
          <w:hyperlink w:anchor="_heading=h.5zogwdls0lu8">
            <w:r w:rsidDel="00000000" w:rsidR="00000000" w:rsidRPr="00000000">
              <w:rPr>
                <w:rFonts w:ascii="Arial" w:cs="Arial" w:eastAsia="Arial" w:hAnsi="Arial"/>
                <w:sz w:val="24"/>
                <w:szCs w:val="24"/>
                <w:u w:val="single"/>
                <w:rtl w:val="0"/>
              </w:rPr>
              <w:tab/>
            </w:r>
          </w:hyperlink>
          <w:r w:rsidDel="00000000" w:rsidR="00000000" w:rsidRPr="00000000">
            <w:fldChar w:fldCharType="begin"/>
            <w:instrText xml:space="preserve"> PAGEREF _heading=h.5zogwdls0lu8 \h </w:instrText>
            <w:fldChar w:fldCharType="separate"/>
          </w:r>
          <w:r w:rsidDel="00000000" w:rsidR="00000000" w:rsidRPr="00000000">
            <w:rPr>
              <w:rFonts w:ascii="Arial" w:cs="Arial" w:eastAsia="Arial" w:hAnsi="Arial"/>
              <w:b w:val="1"/>
              <w:bCs w:val="1"/>
              <w:i w:val="1"/>
              <w:iCs w:val="1"/>
              <w:sz w:val="24"/>
              <w:szCs w:val="24"/>
              <w:u w:val="single"/>
              <w:rtl w:val="0"/>
            </w:rPr>
            <w:t xml:space="preserve">Manual de Instalación</w:t>
          </w:r>
          <w:r w:rsidDel="00000000" w:rsidR="00000000" w:rsidRPr="00000000">
            <w:rPr>
              <w:rFonts w:ascii="Arial" w:cs="Arial" w:eastAsia="Arial" w:hAnsi="Arial"/>
              <w:i w:val="1"/>
              <w:iCs w:val="1"/>
              <w:sz w:val="24"/>
              <w:szCs w:val="24"/>
              <w:u w:val="single"/>
              <w:rtl w:val="0"/>
            </w:rPr>
            <w:tab/>
            <w:t xml:space="preserve">132</w:t>
          </w:r>
          <w:r w:rsidDel="00000000" w:rsidR="00000000" w:rsidRPr="00000000">
            <w:fldChar w:fldCharType="begin"/>
            <w:instrText xml:space="preserve"> HYPERLINK \l "_heading=h.5zogwdls0lu8"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r w:rsidDel="00000000" w:rsidR="00000000" w:rsidRPr="00000000">
            <w:fldChar w:fldCharType="end"/>
          </w:r>
          <w:hyperlink w:anchor="_heading=h.a1vt5epci8sa">
            <w:r w:rsidDel="00000000" w:rsidR="00000000" w:rsidRPr="00000000">
              <w:rPr>
                <w:rFonts w:ascii="Arial" w:cs="Arial" w:eastAsia="Arial" w:hAnsi="Arial"/>
                <w:b w:val="1"/>
                <w:bCs w:val="1"/>
                <w:i w:val="1"/>
                <w:iCs w:val="1"/>
                <w:sz w:val="24"/>
                <w:szCs w:val="24"/>
                <w:u w:val="single"/>
                <w:rtl w:val="0"/>
              </w:rPr>
              <w:t xml:space="preserve">9 </w:t>
            </w:r>
          </w:hyperlink>
          <w:sdt>
            <w:sdtPr>
              <w:id w:val="892463883"/>
              <w:tag w:val="goog_rdk_0"/>
            </w:sdtPr>
            <w:sdtContent>
              <w:ins w:author="Juan Manuel" w:id="0" w:date="2026-04-23T11:19:04Z">
                <w:r w:rsidDel="00000000" w:rsidR="00000000" w:rsidRPr="00000000">
                  <w:fldChar w:fldCharType="begin"/>
                </w:r>
                <w:r w:rsidDel="00000000" w:rsidR="00000000" w:rsidRPr="00000000">
                  <w:instrText xml:space="preserve">HYPERLINK \l "_heading=h.a1vt5epci8sa"</w:instrText>
                </w:r>
                <w:r w:rsidDel="00000000" w:rsidR="00000000" w:rsidRPr="00000000">
                  <w:fldChar w:fldCharType="separate"/>
                </w:r>
                <w:r w:rsidDel="00000000" w:rsidR="00000000" w:rsidRPr="00000000">
                  <w:rPr>
                    <w:rFonts w:ascii="Arial" w:cs="Arial" w:eastAsia="Arial" w:hAnsi="Arial"/>
                    <w:b w:val="1"/>
                    <w:bCs w:val="1"/>
                    <w:i w:val="1"/>
                    <w:iCs w:val="1"/>
                    <w:sz w:val="24"/>
                    <w:szCs w:val="24"/>
                    <w:u w:val="single"/>
                    <w:rtl w:val="0"/>
                  </w:rPr>
                  <w:t xml:space="preserve">   </w:t>
                </w:r>
                <w:r w:rsidDel="00000000" w:rsidR="00000000" w:rsidRPr="00000000">
                  <w:fldChar w:fldCharType="end"/>
                </w:r>
              </w:ins>
            </w:sdtContent>
          </w:sdt>
          <w:hyperlink w:anchor="_heading=h.a1vt5epci8sa">
            <w:r w:rsidDel="00000000" w:rsidR="00000000" w:rsidRPr="00000000">
              <w:rPr>
                <w:rFonts w:ascii="Arial" w:cs="Arial" w:eastAsia="Arial" w:hAnsi="Arial"/>
                <w:b w:val="1"/>
                <w:bCs w:val="1"/>
                <w:i w:val="1"/>
                <w:iCs w:val="1"/>
                <w:sz w:val="24"/>
                <w:szCs w:val="24"/>
                <w:u w:val="single"/>
                <w:rtl w:val="0"/>
              </w:rPr>
              <w:t xml:space="preserve">Incumbencias del Ingeniero en Sistemas de Información </w:t>
            </w:r>
          </w:hyperlink>
          <w:r w:rsidDel="00000000" w:rsidR="00000000" w:rsidRPr="00000000">
            <w:rPr>
              <w:rFonts w:ascii="Arial" w:cs="Arial" w:eastAsia="Arial" w:hAnsi="Arial"/>
              <w:sz w:val="24"/>
              <w:szCs w:val="24"/>
              <w:u w:val="single"/>
              <w:rtl w:val="0"/>
            </w:rPr>
            <w:tab/>
            <w:t xml:space="preserve">133</w:t>
          </w:r>
          <w:r w:rsidDel="00000000" w:rsidR="00000000" w:rsidRPr="00000000">
            <w:fldChar w:fldCharType="begin"/>
            <w:instrText xml:space="preserve"> HYPERLINK \l "_heading=h.8ziqlujei674" </w:instrText>
            <w:fldChar w:fldCharType="separate"/>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r w:rsidDel="00000000" w:rsidR="00000000" w:rsidRPr="00000000">
            <w:fldChar w:fldCharType="end"/>
          </w:r>
          <w:hyperlink w:anchor="_heading=h.fif644lohtop">
            <w:r w:rsidDel="00000000" w:rsidR="00000000" w:rsidRPr="00000000">
              <w:rPr>
                <w:rFonts w:ascii="Arial" w:cs="Arial" w:eastAsia="Arial" w:hAnsi="Arial"/>
                <w:b w:val="1"/>
                <w:bCs w:val="1"/>
                <w:i w:val="1"/>
                <w:iCs w:val="1"/>
                <w:sz w:val="24"/>
                <w:szCs w:val="24"/>
                <w:u w:val="single"/>
                <w:rtl w:val="0"/>
              </w:rPr>
              <w:t xml:space="preserve">10</w:t>
            </w:r>
          </w:hyperlink>
          <w:hyperlink w:anchor="_heading=h.fif644lohtop">
            <w:r w:rsidDel="00000000" w:rsidR="00000000" w:rsidRPr="00000000">
              <w:rPr>
                <w:rFonts w:ascii="Arial" w:cs="Arial" w:eastAsia="Arial" w:hAnsi="Arial"/>
                <w:sz w:val="24"/>
                <w:szCs w:val="24"/>
                <w:u w:val="single"/>
                <w:rtl w:val="0"/>
              </w:rPr>
              <w:tab/>
            </w:r>
          </w:hyperlink>
          <w:r w:rsidDel="00000000" w:rsidR="00000000" w:rsidRPr="00000000">
            <w:fldChar w:fldCharType="begin"/>
            <w:instrText xml:space="preserve"> PAGEREF _heading=h.fif644lohtop \h </w:instrText>
            <w:fldChar w:fldCharType="separate"/>
          </w:r>
          <w:r w:rsidDel="00000000" w:rsidR="00000000" w:rsidRPr="00000000">
            <w:rPr>
              <w:rFonts w:ascii="Arial" w:cs="Arial" w:eastAsia="Arial" w:hAnsi="Arial"/>
              <w:b w:val="1"/>
              <w:bCs w:val="1"/>
              <w:i w:val="1"/>
              <w:iCs w:val="1"/>
              <w:sz w:val="24"/>
              <w:szCs w:val="24"/>
              <w:u w:val="single"/>
              <w:rtl w:val="0"/>
            </w:rPr>
            <w:t xml:space="preserve">Resultados obtenidos</w:t>
          </w:r>
          <w:r w:rsidDel="00000000" w:rsidR="00000000" w:rsidRPr="00000000">
            <w:rPr>
              <w:rFonts w:ascii="Arial" w:cs="Arial" w:eastAsia="Arial" w:hAnsi="Arial"/>
              <w:i w:val="1"/>
              <w:iCs w:val="1"/>
              <w:sz w:val="24"/>
              <w:szCs w:val="24"/>
              <w:u w:val="single"/>
              <w:rtl w:val="0"/>
            </w:rPr>
            <w:tab/>
            <w:t xml:space="preserve">137</w:t>
          </w:r>
          <w:r w:rsidDel="00000000" w:rsidR="00000000" w:rsidRPr="00000000">
            <w:fldChar w:fldCharType="begin"/>
            <w:instrText xml:space="preserve"> HYPERLINK \l "_heading=h.fif644lohtop"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r w:rsidDel="00000000" w:rsidR="00000000" w:rsidRPr="00000000">
            <w:fldChar w:fldCharType="end"/>
          </w:r>
          <w:hyperlink w:anchor="_heading=h.k6olcncmy3x1">
            <w:r w:rsidDel="00000000" w:rsidR="00000000" w:rsidRPr="00000000">
              <w:rPr>
                <w:rFonts w:ascii="Arial" w:cs="Arial" w:eastAsia="Arial" w:hAnsi="Arial"/>
                <w:b w:val="1"/>
                <w:bCs w:val="1"/>
                <w:i w:val="1"/>
                <w:iCs w:val="1"/>
                <w:sz w:val="24"/>
                <w:szCs w:val="24"/>
                <w:u w:val="single"/>
                <w:rtl w:val="0"/>
              </w:rPr>
              <w:t xml:space="preserve">11</w:t>
            </w:r>
          </w:hyperlink>
          <w:hyperlink w:anchor="_heading=h.k6olcncmy3x1">
            <w:r w:rsidDel="00000000" w:rsidR="00000000" w:rsidRPr="00000000">
              <w:rPr>
                <w:rFonts w:ascii="Arial" w:cs="Arial" w:eastAsia="Arial" w:hAnsi="Arial"/>
                <w:sz w:val="24"/>
                <w:szCs w:val="24"/>
                <w:u w:val="single"/>
                <w:rtl w:val="0"/>
              </w:rPr>
              <w:tab/>
            </w:r>
          </w:hyperlink>
          <w:r w:rsidDel="00000000" w:rsidR="00000000" w:rsidRPr="00000000">
            <w:fldChar w:fldCharType="begin"/>
            <w:instrText xml:space="preserve"> PAGEREF _heading=h.k6olcncmy3x1 \h </w:instrText>
            <w:fldChar w:fldCharType="separate"/>
          </w:r>
          <w:r w:rsidDel="00000000" w:rsidR="00000000" w:rsidRPr="00000000">
            <w:rPr>
              <w:rFonts w:ascii="Arial" w:cs="Arial" w:eastAsia="Arial" w:hAnsi="Arial"/>
              <w:b w:val="1"/>
              <w:bCs w:val="1"/>
              <w:i w:val="1"/>
              <w:iCs w:val="1"/>
              <w:sz w:val="24"/>
              <w:szCs w:val="24"/>
              <w:u w:val="single"/>
              <w:rtl w:val="0"/>
            </w:rPr>
            <w:t xml:space="preserve">Conclusiones</w:t>
          </w:r>
          <w:r w:rsidDel="00000000" w:rsidR="00000000" w:rsidRPr="00000000">
            <w:rPr>
              <w:rFonts w:ascii="Arial" w:cs="Arial" w:eastAsia="Arial" w:hAnsi="Arial"/>
              <w:i w:val="1"/>
              <w:iCs w:val="1"/>
              <w:sz w:val="24"/>
              <w:szCs w:val="24"/>
              <w:u w:val="single"/>
              <w:rtl w:val="0"/>
            </w:rPr>
            <w:tab/>
            <w:t xml:space="preserve">140</w:t>
          </w:r>
          <w:r w:rsidDel="00000000" w:rsidR="00000000" w:rsidRPr="00000000">
            <w:fldChar w:fldCharType="begin"/>
            <w:instrText xml:space="preserve"> HYPERLINK \l "_heading=h.k6olcncmy3x1"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6"/>
              <w:szCs w:val="26"/>
              <w:u w:val="single"/>
            </w:rPr>
          </w:pPr>
          <w:r w:rsidDel="00000000" w:rsidR="00000000" w:rsidRPr="00000000">
            <w:fldChar w:fldCharType="end"/>
          </w:r>
          <w:hyperlink w:anchor="_heading=h.ppb1yt11hnq1">
            <w:r w:rsidDel="00000000" w:rsidR="00000000" w:rsidRPr="00000000">
              <w:rPr>
                <w:rFonts w:ascii="Arial" w:cs="Arial" w:eastAsia="Arial" w:hAnsi="Arial"/>
                <w:b w:val="1"/>
                <w:bCs w:val="1"/>
                <w:i w:val="1"/>
                <w:iCs w:val="1"/>
                <w:sz w:val="24"/>
                <w:szCs w:val="24"/>
                <w:u w:val="single"/>
                <w:rtl w:val="0"/>
              </w:rPr>
              <w:t xml:space="preserve">12 Bibliografía</w:t>
              <w:tab/>
              <w:t xml:space="preserve"> </w:t>
            </w:r>
          </w:hyperlink>
          <w:r w:rsidDel="00000000" w:rsidR="00000000" w:rsidRPr="00000000">
            <w:rPr>
              <w:rFonts w:ascii="Arial" w:cs="Arial" w:eastAsia="Arial" w:hAnsi="Arial"/>
              <w:sz w:val="24"/>
              <w:szCs w:val="24"/>
              <w:u w:val="single"/>
              <w:rtl w:val="0"/>
            </w:rPr>
            <w:t xml:space="preserve">142</w:t>
          </w:r>
          <w:r w:rsidDel="00000000" w:rsidR="00000000" w:rsidRPr="00000000">
            <w:fldChar w:fldCharType="begin"/>
            <w:instrText xml:space="preserve"> HYPERLINK \l "_heading=h.azfu2vgfxo6h" </w:instrText>
            <w:fldChar w:fldCharType="separate"/>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440"/>
              <w:tab w:val="right" w:leader="none" w:pos="8828"/>
            </w:tabs>
            <w:spacing w:after="100" w:lineRule="auto"/>
            <w:rPr>
              <w:rFonts w:ascii="Arial" w:cs="Arial" w:eastAsia="Arial" w:hAnsi="Arial"/>
              <w:sz w:val="24"/>
              <w:szCs w:val="24"/>
              <w:u w:val="single"/>
            </w:rPr>
          </w:pPr>
          <w:r w:rsidDel="00000000" w:rsidR="00000000" w:rsidRPr="00000000">
            <w:fldChar w:fldCharType="end"/>
          </w:r>
          <w:hyperlink w:anchor="_heading=h.bbnxilhe5x2n">
            <w:r w:rsidDel="00000000" w:rsidR="00000000" w:rsidRPr="00000000">
              <w:rPr>
                <w:rFonts w:ascii="Arial" w:cs="Arial" w:eastAsia="Arial" w:hAnsi="Arial"/>
                <w:b w:val="1"/>
                <w:bCs w:val="1"/>
                <w:sz w:val="24"/>
                <w:szCs w:val="24"/>
                <w:u w:val="single"/>
                <w:rtl w:val="0"/>
              </w:rPr>
              <w:t xml:space="preserve">13</w:t>
              <w:tab/>
              <w:t xml:space="preserve">Anexos</w:t>
              <w:tab/>
            </w:r>
          </w:hyperlink>
          <w:r w:rsidDel="00000000" w:rsidR="00000000" w:rsidRPr="00000000">
            <w:rPr>
              <w:rFonts w:ascii="Arial" w:cs="Arial" w:eastAsia="Arial" w:hAnsi="Arial"/>
              <w:sz w:val="24"/>
              <w:szCs w:val="24"/>
              <w:u w:val="single"/>
              <w:rtl w:val="0"/>
            </w:rPr>
            <w:t xml:space="preserve">143</w:t>
          </w:r>
          <w:r w:rsidDel="00000000" w:rsidR="00000000" w:rsidRPr="00000000">
            <w:fldChar w:fldCharType="end"/>
          </w:r>
        </w:p>
      </w:sdtContent>
    </w:sdt>
    <w:p w:rsidR="00000000" w:rsidDel="00000000" w:rsidP="00000000" w:rsidRDefault="00000000" w:rsidRPr="00000000" w14:paraId="00000061">
      <w:pPr>
        <w:rPr>
          <w:rFonts w:ascii="Arial" w:cs="Arial" w:eastAsia="Arial" w:hAnsi="Arial"/>
          <w:b w:val="1"/>
          <w:bCs w:val="1"/>
          <w:sz w:val="24"/>
          <w:szCs w:val="24"/>
        </w:rPr>
      </w:pPr>
      <w:bookmarkStart w:colFirst="0" w:colLast="0" w:name="_heading=h.8e6790sw41sn" w:id="12"/>
      <w:bookmarkEnd w:id="12"/>
      <w:r w:rsidDel="00000000" w:rsidR="00000000" w:rsidRPr="00000000">
        <w:rPr>
          <w:rtl w:val="0"/>
        </w:rPr>
      </w:r>
    </w:p>
    <w:p w:rsidR="00000000" w:rsidDel="00000000" w:rsidP="00000000" w:rsidRDefault="00000000" w:rsidRPr="00000000" w14:paraId="00000062">
      <w:pPr>
        <w:rPr>
          <w:rFonts w:ascii="Arial" w:cs="Arial" w:eastAsia="Arial" w:hAnsi="Arial"/>
          <w:b w:val="1"/>
          <w:bCs w:val="1"/>
          <w:sz w:val="24"/>
          <w:szCs w:val="24"/>
        </w:rPr>
        <w:sectPr>
          <w:headerReference r:id="rId8" w:type="first"/>
          <w:footerReference r:id="rId9" w:type="default"/>
          <w:footerReference r:id="rId10" w:type="first"/>
          <w:pgSz w:h="16834" w:w="11909" w:orient="portrait"/>
          <w:pgMar w:bottom="1135" w:top="1560" w:left="1559.0551181102362" w:right="1136" w:header="720" w:footer="720"/>
          <w:pgNumType w:start="1"/>
          <w:titlePg w:val="1"/>
        </w:sectPr>
      </w:pPr>
      <w:bookmarkStart w:colFirst="0" w:colLast="0" w:name="_heading=h.iwn3bajzok4p" w:id="13"/>
      <w:bookmarkEnd w:id="13"/>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82"/>
        </w:numPr>
        <w:ind w:left="720" w:hanging="360"/>
        <w:jc w:val="both"/>
        <w:rPr>
          <w:rFonts w:ascii="Arial" w:cs="Arial" w:eastAsia="Arial" w:hAnsi="Arial"/>
          <w:b w:val="1"/>
          <w:bCs w:val="1"/>
          <w:color w:val="000000"/>
          <w:sz w:val="24"/>
          <w:szCs w:val="24"/>
        </w:rPr>
      </w:pPr>
      <w:bookmarkStart w:colFirst="0" w:colLast="0" w:name="_heading=h.jk5fgvz2qyjl" w:id="14"/>
      <w:bookmarkEnd w:id="14"/>
      <w:r w:rsidDel="00000000" w:rsidR="00000000" w:rsidRPr="00000000">
        <w:rPr>
          <w:rFonts w:ascii="Arial" w:cs="Arial" w:eastAsia="Arial" w:hAnsi="Arial"/>
          <w:b w:val="1"/>
          <w:bCs w:val="1"/>
          <w:color w:val="000000"/>
          <w:sz w:val="24"/>
          <w:szCs w:val="24"/>
          <w:rtl w:val="0"/>
        </w:rPr>
        <w:t xml:space="preserve">Resumen Ejecutivo</w:t>
      </w:r>
    </w:p>
    <w:p w:rsidR="00000000" w:rsidDel="00000000" w:rsidP="00000000" w:rsidRDefault="00000000" w:rsidRPr="00000000" w14:paraId="00000064">
      <w:pPr>
        <w:pStyle w:val="Heading3"/>
        <w:keepNext w:val="0"/>
        <w:keepLines w:val="0"/>
        <w:spacing w:after="80" w:before="280" w:lineRule="auto"/>
        <w:ind w:left="720" w:firstLine="0"/>
        <w:jc w:val="both"/>
        <w:rPr>
          <w:rFonts w:ascii="Arial" w:cs="Arial" w:eastAsia="Arial" w:hAnsi="Arial"/>
          <w:b w:val="1"/>
          <w:bCs w:val="1"/>
          <w:i w:val="1"/>
          <w:iCs w:val="1"/>
          <w:color w:val="000000"/>
          <w:sz w:val="24"/>
          <w:szCs w:val="24"/>
        </w:rPr>
      </w:pPr>
      <w:bookmarkStart w:colFirst="0" w:colLast="0" w:name="_heading=h.g3avrnuxt57v" w:id="15"/>
      <w:bookmarkEnd w:id="15"/>
      <w:r w:rsidDel="00000000" w:rsidR="00000000" w:rsidRPr="00000000">
        <w:rPr>
          <w:rFonts w:ascii="Arial" w:cs="Arial" w:eastAsia="Arial" w:hAnsi="Arial"/>
          <w:b w:val="1"/>
          <w:bCs w:val="1"/>
          <w:i w:val="1"/>
          <w:iCs w:val="1"/>
          <w:color w:val="000000"/>
          <w:sz w:val="24"/>
          <w:szCs w:val="24"/>
          <w:rtl w:val="0"/>
        </w:rPr>
        <w:t xml:space="preserve">Resumen del Proyecto: Sistema de Expedientes Digitales</w:t>
      </w:r>
    </w:p>
    <w:p w:rsidR="00000000" w:rsidDel="00000000" w:rsidP="00000000" w:rsidRDefault="00000000" w:rsidRPr="00000000" w14:paraId="00000065">
      <w:pPr>
        <w:pStyle w:val="Heading4"/>
        <w:keepNext w:val="0"/>
        <w:keepLines w:val="0"/>
        <w:spacing w:after="40" w:before="240" w:line="240" w:lineRule="auto"/>
        <w:ind w:left="720" w:firstLine="0"/>
        <w:jc w:val="both"/>
        <w:rPr>
          <w:rFonts w:ascii="Arial" w:cs="Arial" w:eastAsia="Arial" w:hAnsi="Arial"/>
          <w:b w:val="1"/>
          <w:bCs w:val="1"/>
          <w:i w:val="1"/>
          <w:iCs w:val="1"/>
          <w:color w:val="000000"/>
        </w:rPr>
      </w:pPr>
      <w:bookmarkStart w:colFirst="0" w:colLast="0" w:name="_heading=h.gb3qy4miqvb9" w:id="16"/>
      <w:bookmarkEnd w:id="16"/>
      <w:r w:rsidDel="00000000" w:rsidR="00000000" w:rsidRPr="00000000">
        <w:rPr>
          <w:rFonts w:ascii="Arial" w:cs="Arial" w:eastAsia="Arial" w:hAnsi="Arial"/>
          <w:b w:val="1"/>
          <w:bCs w:val="1"/>
          <w:i w:val="1"/>
          <w:iCs w:val="1"/>
          <w:color w:val="000000"/>
          <w:rtl w:val="0"/>
        </w:rPr>
        <w:t xml:space="preserve">Descripción del Proyecto</w:t>
      </w:r>
    </w:p>
    <w:p w:rsidR="00000000" w:rsidDel="00000000" w:rsidP="00000000" w:rsidRDefault="00000000" w:rsidRPr="00000000" w14:paraId="00000066">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presente proyecto tiene como objetivo principal optimizar el proceso de gestión de expedientes en la Dirección Provincial del Agua (DPA) a través del desarrollo e implementación de una plataforma web para la digitalización y gestión automatizada de expedientes referidos a trámites de constancia de prefactibilidad de no inundabilidad y líneas de ribera en la DPA.</w:t>
      </w:r>
    </w:p>
    <w:p w:rsidR="00000000" w:rsidDel="00000000" w:rsidP="00000000" w:rsidRDefault="00000000" w:rsidRPr="00000000" w14:paraId="00000067">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Actualmente, la tramitación de expedientes se realiza manualmente mediante la recepción de documentación por correo electrónico, lo que genera demoras en la asignación de números de expediente y en el seguimiento del proceso. Esta gestión manual tiene una demora de 20 minutos aproximadamente, y con la implementación del sistema se optimizará la creación, asignación, seguimiento y resolución de expedientes digitales de manera online, mejorando la eficiencia y transparencia del organismo.</w:t>
      </w:r>
    </w:p>
    <w:p w:rsidR="00000000" w:rsidDel="00000000" w:rsidP="00000000" w:rsidRDefault="00000000" w:rsidRPr="00000000" w14:paraId="00000068">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Con el nuevo sistema, se pretende reducir la gestión a un máximo de 5 minutos. Asimismo, el sistema fue diseñado considerando la futura incorporación de un módulo de consultas en tiempo real, el cual permitirá a los presentantes comunicarse directamente con los profesionales de la DPA (administrativos, técnicos o jurídicos) para resolver dudas y agilizar la resolución de trámites en etapas posteriores del proyecto.</w:t>
      </w:r>
    </w:p>
    <w:p w:rsidR="00000000" w:rsidDel="00000000" w:rsidP="00000000" w:rsidRDefault="00000000" w:rsidRPr="00000000" w14:paraId="00000069">
      <w:pPr>
        <w:pStyle w:val="Heading4"/>
        <w:keepNext w:val="0"/>
        <w:keepLines w:val="0"/>
        <w:spacing w:after="40" w:before="240" w:line="240" w:lineRule="auto"/>
        <w:ind w:left="720" w:firstLine="0"/>
        <w:jc w:val="both"/>
        <w:rPr>
          <w:rFonts w:ascii="Arial" w:cs="Arial" w:eastAsia="Arial" w:hAnsi="Arial"/>
          <w:b w:val="1"/>
          <w:bCs w:val="1"/>
          <w:i w:val="1"/>
          <w:iCs w:val="1"/>
          <w:color w:val="000000"/>
        </w:rPr>
      </w:pPr>
      <w:bookmarkStart w:colFirst="0" w:colLast="0" w:name="_heading=h.ptz9jbmfmvli" w:id="17"/>
      <w:bookmarkEnd w:id="17"/>
      <w:r w:rsidDel="00000000" w:rsidR="00000000" w:rsidRPr="00000000">
        <w:rPr>
          <w:rFonts w:ascii="Arial" w:cs="Arial" w:eastAsia="Arial" w:hAnsi="Arial"/>
          <w:b w:val="1"/>
          <w:bCs w:val="1"/>
          <w:i w:val="1"/>
          <w:iCs w:val="1"/>
          <w:color w:val="000000"/>
          <w:rtl w:val="0"/>
        </w:rPr>
        <w:t xml:space="preserve">Objetivos</w:t>
      </w:r>
    </w:p>
    <w:p w:rsidR="00000000" w:rsidDel="00000000" w:rsidP="00000000" w:rsidRDefault="00000000" w:rsidRPr="00000000" w14:paraId="0000006A">
      <w:pPr>
        <w:numPr>
          <w:ilvl w:val="0"/>
          <w:numId w:val="69"/>
        </w:numPr>
        <w:spacing w:after="24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Digitalizar y automatizar el proceso de recepción y gestión de expedientes.</w:t>
        <w:br w:type="textWrapping"/>
      </w:r>
    </w:p>
    <w:p w:rsidR="00000000" w:rsidDel="00000000" w:rsidP="00000000" w:rsidRDefault="00000000" w:rsidRPr="00000000" w14:paraId="0000006B">
      <w:pPr>
        <w:numPr>
          <w:ilvl w:val="0"/>
          <w:numId w:val="69"/>
        </w:numPr>
        <w:spacing w:after="24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Reducir los tiempos de espera en la asignación y resolución de trámites.</w:t>
        <w:br w:type="textWrapping"/>
      </w:r>
    </w:p>
    <w:p w:rsidR="00000000" w:rsidDel="00000000" w:rsidP="00000000" w:rsidRDefault="00000000" w:rsidRPr="00000000" w14:paraId="0000006C">
      <w:pPr>
        <w:numPr>
          <w:ilvl w:val="0"/>
          <w:numId w:val="69"/>
        </w:numPr>
        <w:spacing w:after="24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Permitir el acceso y seguimiento en tiempo real del estado de los expedientes.</w:t>
        <w:br w:type="textWrapping"/>
      </w:r>
    </w:p>
    <w:p w:rsidR="00000000" w:rsidDel="00000000" w:rsidP="00000000" w:rsidRDefault="00000000" w:rsidRPr="00000000" w14:paraId="0000006D">
      <w:pPr>
        <w:numPr>
          <w:ilvl w:val="0"/>
          <w:numId w:val="69"/>
        </w:numPr>
        <w:spacing w:after="240" w:before="240" w:line="240" w:lineRule="auto"/>
        <w:ind w:left="720" w:right="60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Mejorar la comunicación institucional mediante notificaciones automáticas y visualización del estado del trámite.</w:t>
        <w:br w:type="textWrapping"/>
      </w:r>
    </w:p>
    <w:p w:rsidR="00000000" w:rsidDel="00000000" w:rsidP="00000000" w:rsidRDefault="00000000" w:rsidRPr="00000000" w14:paraId="0000006E">
      <w:pPr>
        <w:numPr>
          <w:ilvl w:val="0"/>
          <w:numId w:val="69"/>
        </w:numPr>
        <w:spacing w:after="24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Garantizar la seguridad y trazabilidad de la documentación digital.</w:t>
        <w:br w:type="textWrapping"/>
      </w:r>
    </w:p>
    <w:p w:rsidR="00000000" w:rsidDel="00000000" w:rsidP="00000000" w:rsidRDefault="00000000" w:rsidRPr="00000000" w14:paraId="0000006F">
      <w:pPr>
        <w:numPr>
          <w:ilvl w:val="0"/>
          <w:numId w:val="69"/>
        </w:numPr>
        <w:spacing w:after="240" w:before="240" w:line="240" w:lineRule="auto"/>
        <w:ind w:left="720" w:right="60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Contemplar la futura incorporación de consultas en tiempo real entre los presentantes y los profesionales de la DPA, fomentando una atención ágil y directa en futuras etapas de evolución del sistema.</w:t>
      </w:r>
    </w:p>
    <w:p w:rsidR="00000000" w:rsidDel="00000000" w:rsidP="00000000" w:rsidRDefault="00000000" w:rsidRPr="00000000" w14:paraId="00000070">
      <w:pPr>
        <w:spacing w:after="240" w:line="24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240" w:lineRule="auto"/>
        <w:ind w:left="720" w:firstLine="0"/>
        <w:jc w:val="both"/>
        <w:rPr>
          <w:rFonts w:ascii="Arial" w:cs="Arial" w:eastAsia="Arial" w:hAnsi="Arial"/>
          <w:b w:val="1"/>
          <w:bCs w:val="1"/>
          <w:i w:val="1"/>
          <w:iCs w:val="1"/>
          <w:color w:val="000000"/>
        </w:rPr>
      </w:pPr>
      <w:bookmarkStart w:colFirst="0" w:colLast="0" w:name="_heading=h.kujg6qwwsfex" w:id="18"/>
      <w:bookmarkEnd w:id="18"/>
      <w:r w:rsidDel="00000000" w:rsidR="00000000" w:rsidRPr="00000000">
        <w:rPr>
          <w:rFonts w:ascii="Arial" w:cs="Arial" w:eastAsia="Arial" w:hAnsi="Arial"/>
          <w:b w:val="1"/>
          <w:bCs w:val="1"/>
          <w:i w:val="1"/>
          <w:iCs w:val="1"/>
          <w:color w:val="000000"/>
          <w:rtl w:val="0"/>
        </w:rPr>
        <w:t xml:space="preserve">Solución Encontrada</w:t>
      </w:r>
    </w:p>
    <w:p w:rsidR="00000000" w:rsidDel="00000000" w:rsidP="00000000" w:rsidRDefault="00000000" w:rsidRPr="00000000" w14:paraId="00000072">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solución encontrada consiste en el desarrollo de un Sistema de Expedientes Digitales (SIGEDEX), el cual generará una notable mejora en la eficiencia operativa de la Dirección Provincial del Agua.</w:t>
      </w:r>
    </w:p>
    <w:p w:rsidR="00000000" w:rsidDel="00000000" w:rsidP="00000000" w:rsidRDefault="00000000" w:rsidRPr="00000000" w14:paraId="00000073">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sistema reducirá significativamente los tiempos de tramitación, brindando una experiencia más ágil y transparente para los ciudadanos y empresas. Además, la digitalización de los expedientes optimizará la organización interna del organismo, asegurando mayor seguridad, accesibilidad y trazabilidad de la información.</w:t>
      </w:r>
    </w:p>
    <w:p w:rsidR="00000000" w:rsidDel="00000000" w:rsidP="00000000" w:rsidRDefault="00000000" w:rsidRPr="00000000" w14:paraId="00000074">
      <w:pPr>
        <w:spacing w:after="240" w:before="240" w:line="240" w:lineRule="auto"/>
        <w:ind w:left="0" w:right="-2.598425196849803"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diseño del sistema contempla la futura incorporación de un módulo de consultas en tiempo real, el cual permitirá establecer comunicación directa entre presentantes y profesionales de la DPA sin requerir modificaciones estructurales significativas.</w:t>
      </w:r>
    </w:p>
    <w:p w:rsidR="00000000" w:rsidDel="00000000" w:rsidP="00000000" w:rsidRDefault="00000000" w:rsidRPr="00000000" w14:paraId="00000075">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Con esta herramienta, se logrará modernizar un proceso clave, alineando la institución con las tendencias de transformación digital y mejorando su servicio a la comunidad.</w:t>
      </w:r>
    </w:p>
    <w:p w:rsidR="00000000" w:rsidDel="00000000" w:rsidP="00000000" w:rsidRDefault="00000000" w:rsidRPr="00000000" w14:paraId="00000076">
      <w:pPr>
        <w:spacing w:after="240" w:before="240" w:lin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240" w:lineRule="auto"/>
        <w:ind w:left="720" w:firstLine="0"/>
        <w:jc w:val="both"/>
        <w:rPr>
          <w:rFonts w:ascii="Arial" w:cs="Arial" w:eastAsia="Arial" w:hAnsi="Arial"/>
          <w:b w:val="1"/>
          <w:bCs w:val="1"/>
          <w:i w:val="1"/>
          <w:iCs w:val="1"/>
          <w:color w:val="000000"/>
        </w:rPr>
      </w:pPr>
      <w:bookmarkStart w:colFirst="0" w:colLast="0" w:name="_heading=h.2au6qoswxb9" w:id="19"/>
      <w:bookmarkEnd w:id="19"/>
      <w:r w:rsidDel="00000000" w:rsidR="00000000" w:rsidRPr="00000000">
        <w:rPr>
          <w:rFonts w:ascii="Arial" w:cs="Arial" w:eastAsia="Arial" w:hAnsi="Arial"/>
          <w:b w:val="1"/>
          <w:bCs w:val="1"/>
          <w:i w:val="1"/>
          <w:iCs w:val="1"/>
          <w:color w:val="000000"/>
          <w:rtl w:val="0"/>
        </w:rPr>
        <w:t xml:space="preserve">Conclusiones</w:t>
      </w:r>
    </w:p>
    <w:p w:rsidR="00000000" w:rsidDel="00000000" w:rsidP="00000000" w:rsidRDefault="00000000" w:rsidRPr="00000000" w14:paraId="00000078">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Se desarrollará e implementará una plataforma web intuitiva y accesible desde computadoras y dispositivos móviles. Los usuarios podrán registrarse, cargar su documentación y recibir de manera automática un número de expediente.</w:t>
      </w:r>
    </w:p>
    <w:p w:rsidR="00000000" w:rsidDel="00000000" w:rsidP="00000000" w:rsidRDefault="00000000" w:rsidRPr="00000000" w14:paraId="00000079">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 través del sistema, se facilita el seguimiento en tiempo real del trámite, mostrando su estado, la oficina y el profesional encargado. Asimismo, se implementarán notificaciones automáticas para mantener informado al presentante sobre avances o requerimientos adicionales.</w:t>
      </w:r>
    </w:p>
    <w:p w:rsidR="00000000" w:rsidDel="00000000" w:rsidP="00000000" w:rsidRDefault="00000000" w:rsidRPr="00000000" w14:paraId="0000007A">
      <w:pPr>
        <w:spacing w:after="240" w:before="240" w:line="240" w:lineRule="auto"/>
        <w:ind w:left="0" w:right="-2.598425196849803"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Adicionalmente, el sistema fue diseñado bajo una arquitectura modular que permitirá incorporar en el futuro un módulo de consultas en tiempo real, habilitando un espacio de comunicación directa entre los usuarios y el personal de la DPA, con el objetivo de agilizar la resolución de trámites y mejorar la atención ciudadana.</w:t>
      </w:r>
    </w:p>
    <w:p w:rsidR="00000000" w:rsidDel="00000000" w:rsidP="00000000" w:rsidRDefault="00000000" w:rsidRPr="00000000" w14:paraId="0000007B">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Al finalizar el proceso, el expediente será aprobado o rechazado por el usuario con rol Director, quedando registrada la decisión en el sistema junto con su trazabilidad.</w:t>
      </w:r>
    </w:p>
    <w:p w:rsidR="00000000" w:rsidDel="00000000" w:rsidP="00000000" w:rsidRDefault="00000000" w:rsidRPr="00000000" w14:paraId="0000007C">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integración con un servicio de firma electrónica certificada se prevé como una etapa futura del proyecto.</w:t>
      </w:r>
    </w:p>
    <w:p w:rsidR="00000000" w:rsidDel="00000000" w:rsidP="00000000" w:rsidRDefault="00000000" w:rsidRPr="00000000" w14:paraId="0000007D">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Finalmente, la incorporación del módulo de pasarela de pago a futuro representa un avance significativo en la digitalización integral del sistema. Este componente permitirá a los presentantes abonar los aranceles correspondientes a los trámites de prefactibilidad de no inundabilidad y líneas de ribera de manera totalmente online, segura y trazable.</w:t>
      </w:r>
    </w:p>
    <w:p w:rsidR="00000000" w:rsidDel="00000000" w:rsidP="00000000" w:rsidRDefault="00000000" w:rsidRPr="00000000" w14:paraId="0000007E">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br w:type="textWrapping"/>
        <w:t xml:space="preserve"> El sistema integrará los pagos con plataformas electrónicas autorizadas (como MercadoPago o Pago facil, etc), emitiendo comprobantes automáticos y asociándose directamente al expediente digital. De esta forma, se elimina la necesidad de realizar pagos presenciales, reduciendo los tiempos administrativos, mejorando la transparencia financiera y asegurando una gestión más eficiente y moderna.</w:t>
      </w:r>
    </w:p>
    <w:p w:rsidR="00000000" w:rsidDel="00000000" w:rsidP="00000000" w:rsidRDefault="00000000" w:rsidRPr="00000000" w14:paraId="0000007F">
      <w:pPr>
        <w:spacing w:after="240" w:before="2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w:t>
        <w:br w:type="textWrapping"/>
        <w:t xml:space="preserve"> La combinación de gestión digital de expedientes, seguimiento en línea y pagos electrónicos consolida a SIGEDEX como una herramienta integral que impulsa la transformación digital y la modernización administrativa de la Dirección Provincial del Agua.</w:t>
      </w:r>
    </w:p>
    <w:p w:rsidR="00000000" w:rsidDel="00000000" w:rsidP="00000000" w:rsidRDefault="00000000" w:rsidRPr="00000000" w14:paraId="00000080">
      <w:pPr>
        <w:spacing w:after="240" w:before="240" w:lin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81">
      <w:pPr>
        <w:pStyle w:val="Heading1"/>
        <w:numPr>
          <w:ilvl w:val="0"/>
          <w:numId w:val="81"/>
        </w:numPr>
        <w:ind w:left="720" w:hanging="360"/>
        <w:jc w:val="both"/>
        <w:rPr>
          <w:rFonts w:ascii="Arial" w:cs="Arial" w:eastAsia="Arial" w:hAnsi="Arial"/>
          <w:b w:val="1"/>
          <w:bCs w:val="1"/>
          <w:color w:val="000000"/>
          <w:sz w:val="24"/>
          <w:szCs w:val="24"/>
        </w:rPr>
      </w:pPr>
      <w:bookmarkStart w:colFirst="0" w:colLast="0" w:name="_heading=h.6wevdoe3zwqa" w:id="20"/>
      <w:bookmarkEnd w:id="20"/>
      <w:r w:rsidDel="00000000" w:rsidR="00000000" w:rsidRPr="00000000">
        <w:rPr>
          <w:rFonts w:ascii="Arial" w:cs="Arial" w:eastAsia="Arial" w:hAnsi="Arial"/>
          <w:b w:val="1"/>
          <w:bCs w:val="1"/>
          <w:color w:val="000000"/>
          <w:sz w:val="24"/>
          <w:szCs w:val="24"/>
          <w:rtl w:val="0"/>
        </w:rPr>
        <w:t xml:space="preserve">Tema</w:t>
      </w:r>
    </w:p>
    <w:p w:rsidR="00000000" w:rsidDel="00000000" w:rsidP="00000000" w:rsidRDefault="00000000" w:rsidRPr="00000000" w14:paraId="00000082">
      <w:pPr>
        <w:pStyle w:val="Heading3"/>
        <w:keepNext w:val="0"/>
        <w:keepLines w:val="0"/>
        <w:spacing w:after="80" w:before="280" w:lineRule="auto"/>
        <w:ind w:left="720" w:firstLine="0"/>
        <w:jc w:val="both"/>
        <w:rPr>
          <w:rFonts w:ascii="Arial" w:cs="Arial" w:eastAsia="Arial" w:hAnsi="Arial"/>
          <w:b w:val="1"/>
          <w:bCs w:val="1"/>
          <w:i w:val="1"/>
          <w:iCs w:val="1"/>
          <w:color w:val="000000"/>
          <w:sz w:val="24"/>
          <w:szCs w:val="24"/>
        </w:rPr>
      </w:pPr>
      <w:bookmarkStart w:colFirst="0" w:colLast="0" w:name="_heading=h.7p7gr6x8rawo" w:id="21"/>
      <w:bookmarkEnd w:id="21"/>
      <w:r w:rsidDel="00000000" w:rsidR="00000000" w:rsidRPr="00000000">
        <w:rPr>
          <w:rFonts w:ascii="Arial" w:cs="Arial" w:eastAsia="Arial" w:hAnsi="Arial"/>
          <w:b w:val="1"/>
          <w:bCs w:val="1"/>
          <w:i w:val="1"/>
          <w:iCs w:val="1"/>
          <w:color w:val="000000"/>
          <w:sz w:val="24"/>
          <w:szCs w:val="24"/>
          <w:rtl w:val="0"/>
        </w:rPr>
        <w:t xml:space="preserve">Necesidad a Satisfacer y Límites de la Solución</w:t>
      </w:r>
    </w:p>
    <w:p w:rsidR="00000000" w:rsidDel="00000000" w:rsidP="00000000" w:rsidRDefault="00000000" w:rsidRPr="00000000" w14:paraId="00000083">
      <w:pPr>
        <w:spacing w:after="240" w:before="240" w:lineRule="auto"/>
        <w:rPr>
          <w:rFonts w:ascii="Arial" w:cs="Arial" w:eastAsia="Arial" w:hAnsi="Arial"/>
          <w:b w:val="1"/>
          <w:bCs w:val="1"/>
          <w:i w:val="1"/>
          <w:iCs w:val="1"/>
          <w:color w:val="000000"/>
          <w:sz w:val="24"/>
          <w:szCs w:val="24"/>
        </w:rPr>
      </w:pP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b w:val="1"/>
          <w:bCs w:val="1"/>
          <w:i w:val="1"/>
          <w:iCs w:val="1"/>
          <w:color w:val="000000"/>
          <w:sz w:val="24"/>
          <w:szCs w:val="24"/>
          <w:rtl w:val="0"/>
        </w:rPr>
        <w:t xml:space="preserve">Necesidad a Satisfacer</w:t>
      </w:r>
    </w:p>
    <w:p w:rsidR="00000000" w:rsidDel="00000000" w:rsidP="00000000" w:rsidRDefault="00000000" w:rsidRPr="00000000" w14:paraId="0000008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proyecto del Sistema de Expedientes Digitales (SIGEDEX) surge de la necesidad de optimizar y agilizar la gestión de trámites en la Dirección Provincial del Agua (DPA).</w:t>
        <w:br w:type="textWrapping"/>
        <w:t xml:space="preserve"> Actualmente, el proceso manual de recepción, asignación y seguimiento de expedientes genera demoras significativas, afectando tanto a los usuarios (particulares y empresas) como a los empleados del organismo. La falta de automatización dificulta la trazabilidad de los trámites, retrasa la atención y aumenta la carga administrativa.</w:t>
      </w:r>
    </w:p>
    <w:p w:rsidR="00000000" w:rsidDel="00000000" w:rsidP="00000000" w:rsidRDefault="00000000" w:rsidRPr="00000000" w14:paraId="00000085">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Además, los presentantes suelen tener dudas administrativas, técnicas o jurídicas durante el trámite, lo que genera consultas por correo o presenciales que ralentizan aún más el proceso.</w:t>
        <w:br w:type="textWrapping"/>
        <w:t xml:space="preserve"> A esto se suma la necesidad de mejorar el sistema de cobro de aranceles, que hoy se realiza de forma presencial o mediante transferencias que requieren validación manual, generando demoras y riesgos de error.</w:t>
      </w:r>
    </w:p>
    <w:p w:rsidR="00000000" w:rsidDel="00000000" w:rsidP="00000000" w:rsidRDefault="00000000" w:rsidRPr="00000000" w14:paraId="0000008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Para solucionar estas problemáticas, el proyecto busca:</w:t>
      </w:r>
    </w:p>
    <w:p w:rsidR="00000000" w:rsidDel="00000000" w:rsidP="00000000" w:rsidRDefault="00000000" w:rsidRPr="00000000" w14:paraId="00000087">
      <w:pPr>
        <w:numPr>
          <w:ilvl w:val="0"/>
          <w:numId w:val="130"/>
        </w:numPr>
        <w:spacing w:after="0" w:afterAutospacing="0" w:before="240" w:lineRule="auto"/>
        <w:ind w:left="720" w:hanging="36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Automatizar la creación de expedientes digitales en tiempo real.</w:t>
        <w:br w:type="textWrapping"/>
      </w:r>
    </w:p>
    <w:p w:rsidR="00000000" w:rsidDel="00000000" w:rsidP="00000000" w:rsidRDefault="00000000" w:rsidRPr="00000000" w14:paraId="00000088">
      <w:pPr>
        <w:numPr>
          <w:ilvl w:val="0"/>
          <w:numId w:val="130"/>
        </w:numPr>
        <w:spacing w:after="0" w:afterAutospacing="0" w:before="0" w:beforeAutospacing="0" w:lineRule="auto"/>
        <w:ind w:left="720" w:hanging="36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Facilitar el acceso a la información del trámite, reduciendo consultas innecesarias.</w:t>
        <w:br w:type="textWrapping"/>
      </w:r>
    </w:p>
    <w:p w:rsidR="00000000" w:rsidDel="00000000" w:rsidP="00000000" w:rsidRDefault="00000000" w:rsidRPr="00000000" w14:paraId="00000089">
      <w:pPr>
        <w:numPr>
          <w:ilvl w:val="0"/>
          <w:numId w:val="130"/>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Agilizar el flujo de trabajo interno mediante un sistema centralizado.</w:t>
        <w:br w:type="textWrapping"/>
      </w:r>
    </w:p>
    <w:p w:rsidR="00000000" w:rsidDel="00000000" w:rsidP="00000000" w:rsidRDefault="00000000" w:rsidRPr="00000000" w14:paraId="0000008A">
      <w:pPr>
        <w:numPr>
          <w:ilvl w:val="0"/>
          <w:numId w:val="130"/>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Garantizar la seguridad y trazabilidad de la documentación digital.</w:t>
        <w:br w:type="textWrapping"/>
      </w:r>
    </w:p>
    <w:p w:rsidR="00000000" w:rsidDel="00000000" w:rsidP="00000000" w:rsidRDefault="00000000" w:rsidRPr="00000000" w14:paraId="0000008B">
      <w:pPr>
        <w:numPr>
          <w:ilvl w:val="0"/>
          <w:numId w:val="130"/>
        </w:numPr>
        <w:spacing w:after="0" w:afterAutospacing="0" w:before="0" w:beforeAutospacing="0" w:lineRule="auto"/>
        <w:ind w:left="720" w:right="60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Contemplar la futura incorporación de un módulo de consultas en tiempo real para comunicación directa con los profesionales de la DPA.</w:t>
      </w:r>
    </w:p>
    <w:p w:rsidR="00000000" w:rsidDel="00000000" w:rsidP="00000000" w:rsidRDefault="00000000" w:rsidRPr="00000000" w14:paraId="0000008C">
      <w:pPr>
        <w:numPr>
          <w:ilvl w:val="0"/>
          <w:numId w:val="130"/>
        </w:numPr>
        <w:spacing w:after="24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Integrar una pasarela de pago electrónica que permita abonar los aranceles de forma digital, eliminando trámites presenciales y reduciendo tiempos administrativos.</w:t>
        <w:br w:type="textWrapping"/>
      </w:r>
    </w:p>
    <w:p w:rsidR="00000000" w:rsidDel="00000000" w:rsidP="00000000" w:rsidRDefault="00000000" w:rsidRPr="00000000" w14:paraId="0000008D">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Con ello, se busca una transformación integral del proceso, que abarque tanto la gestión documental como la gestión económica, optimizando la eficiencia operativa del organismo y la experiencia del usuario.</w:t>
      </w:r>
    </w:p>
    <w:p w:rsidR="00000000" w:rsidDel="00000000" w:rsidP="00000000" w:rsidRDefault="00000000" w:rsidRPr="00000000" w14:paraId="0000008E">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z22z0a0tkie" w:id="22"/>
      <w:bookmarkEnd w:id="22"/>
      <w:r w:rsidDel="00000000" w:rsidR="00000000" w:rsidRPr="00000000">
        <w:rPr>
          <w:rtl w:val="0"/>
        </w:rPr>
      </w:r>
    </w:p>
    <w:p w:rsidR="00000000" w:rsidDel="00000000" w:rsidP="00000000" w:rsidRDefault="00000000" w:rsidRPr="00000000" w14:paraId="0000008F">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elugu8p6vfgr" w:id="23"/>
      <w:bookmarkEnd w:id="23"/>
      <w:r w:rsidDel="00000000" w:rsidR="00000000" w:rsidRPr="00000000">
        <w:rPr>
          <w:rFonts w:ascii="Arial" w:cs="Arial" w:eastAsia="Arial" w:hAnsi="Arial"/>
          <w:b w:val="1"/>
          <w:bCs w:val="1"/>
          <w:i w:val="1"/>
          <w:iCs w:val="1"/>
          <w:color w:val="000000"/>
          <w:sz w:val="24"/>
          <w:szCs w:val="24"/>
          <w:rtl w:val="0"/>
        </w:rPr>
        <w:t xml:space="preserve">Límites de la Solución</w:t>
      </w:r>
    </w:p>
    <w:p w:rsidR="00000000" w:rsidDel="00000000" w:rsidP="00000000" w:rsidRDefault="00000000" w:rsidRPr="00000000" w14:paraId="00000090">
      <w:pPr>
        <w:pStyle w:val="Heading3"/>
        <w:keepNext w:val="0"/>
        <w:keepLines w:val="0"/>
        <w:spacing w:after="80" w:before="280" w:line="259" w:lineRule="auto"/>
        <w:rPr>
          <w:rFonts w:ascii="Arial" w:cs="Arial" w:eastAsia="Arial" w:hAnsi="Arial"/>
          <w:b w:val="1"/>
          <w:bCs w:val="1"/>
          <w:i w:val="1"/>
          <w:iCs w:val="1"/>
          <w:color w:val="000000"/>
          <w:sz w:val="24"/>
          <w:szCs w:val="24"/>
        </w:rPr>
      </w:pPr>
      <w:bookmarkStart w:colFirst="0" w:colLast="0" w:name="_heading=h.lrdf41pfrd70" w:id="24"/>
      <w:bookmarkEnd w:id="24"/>
      <w:r w:rsidDel="00000000" w:rsidR="00000000" w:rsidRPr="00000000">
        <w:rPr>
          <w:rFonts w:ascii="Arial" w:cs="Arial" w:eastAsia="Arial" w:hAnsi="Arial"/>
          <w:b w:val="1"/>
          <w:bCs w:val="1"/>
          <w:i w:val="1"/>
          <w:iCs w:val="1"/>
          <w:color w:val="000000"/>
          <w:sz w:val="24"/>
          <w:szCs w:val="24"/>
          <w:rtl w:val="0"/>
        </w:rPr>
        <w:t xml:space="preserve">Alcance del Proyecto</w:t>
      </w:r>
    </w:p>
    <w:p w:rsidR="00000000" w:rsidDel="00000000" w:rsidP="00000000" w:rsidRDefault="00000000" w:rsidRPr="00000000" w14:paraId="00000091">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plataforma se enfocará inicialmente en los trámites de constancia de prefactibilidad de no inundabilidad y líneas de ribera, ya que generan ingresos económicos para el organismo.</w:t>
      </w:r>
    </w:p>
    <w:p w:rsidR="00000000" w:rsidDel="00000000" w:rsidP="00000000" w:rsidRDefault="00000000" w:rsidRPr="00000000" w14:paraId="00000092">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sistema permitirá:</w:t>
      </w:r>
    </w:p>
    <w:p w:rsidR="00000000" w:rsidDel="00000000" w:rsidP="00000000" w:rsidRDefault="00000000" w:rsidRPr="00000000" w14:paraId="00000093">
      <w:pPr>
        <w:numPr>
          <w:ilvl w:val="0"/>
          <w:numId w:val="123"/>
        </w:numPr>
        <w:spacing w:after="0" w:afterAutospacing="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carga de documentación digital (notas, planos, fotos, memorias descriptivas, etc.).</w:t>
        <w:br w:type="textWrapping"/>
      </w:r>
    </w:p>
    <w:p w:rsidR="00000000" w:rsidDel="00000000" w:rsidP="00000000" w:rsidRDefault="00000000" w:rsidRPr="00000000" w14:paraId="00000094">
      <w:pPr>
        <w:numPr>
          <w:ilvl w:val="0"/>
          <w:numId w:val="123"/>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seguimiento en tiempo real del expediente, con notificaciones automáticas.</w:t>
        <w:br w:type="textWrapping"/>
      </w:r>
    </w:p>
    <w:p w:rsidR="00000000" w:rsidDel="00000000" w:rsidP="00000000" w:rsidRDefault="00000000" w:rsidRPr="00000000" w14:paraId="00000095">
      <w:pPr>
        <w:numPr>
          <w:ilvl w:val="0"/>
          <w:numId w:val="123"/>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asignación automatizada de expedientes y generación de comprobantes.</w:t>
        <w:br w:type="textWrapping"/>
      </w:r>
    </w:p>
    <w:p w:rsidR="00000000" w:rsidDel="00000000" w:rsidP="00000000" w:rsidRDefault="00000000" w:rsidRPr="00000000" w14:paraId="00000096">
      <w:pPr>
        <w:numPr>
          <w:ilvl w:val="0"/>
          <w:numId w:val="123"/>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registro de los pases entre departamentos y la intervención de los profesionales.</w:t>
        <w:br w:type="textWrapping"/>
      </w:r>
    </w:p>
    <w:p w:rsidR="00000000" w:rsidDel="00000000" w:rsidP="00000000" w:rsidRDefault="00000000" w:rsidRPr="00000000" w14:paraId="00000097">
      <w:pPr>
        <w:numPr>
          <w:ilvl w:val="0"/>
          <w:numId w:val="123"/>
        </w:numPr>
        <w:spacing w:after="0" w:afterAutospacing="0" w:before="0" w:beforeAutospacing="0" w:lineRule="auto"/>
        <w:ind w:left="720" w:right="600" w:hanging="36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implementación actual contempla la aprobación o rechazo administrativo del expediente mediante usuarios con roles autorizados, quedando registrada la acción en el historial del sistema. La incorporación a futuro de firma electrónica certificada bajo estándares legales argentinos requerirá integración con proveedor externo especializado</w:t>
      </w:r>
    </w:p>
    <w:p w:rsidR="00000000" w:rsidDel="00000000" w:rsidP="00000000" w:rsidRDefault="00000000" w:rsidRPr="00000000" w14:paraId="00000098">
      <w:pPr>
        <w:numPr>
          <w:ilvl w:val="0"/>
          <w:numId w:val="123"/>
        </w:numPr>
        <w:spacing w:after="0" w:afterAutospacing="0" w:before="0" w:beforeAutospacing="0" w:lineRule="auto"/>
        <w:ind w:left="720" w:right="60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diseño contempla la futura implementación de un módulo de consultas en tiempo real mediante un chat seguro integrado.</w:t>
      </w:r>
    </w:p>
    <w:p w:rsidR="00000000" w:rsidDel="00000000" w:rsidP="00000000" w:rsidRDefault="00000000" w:rsidRPr="00000000" w14:paraId="00000099">
      <w:pPr>
        <w:numPr>
          <w:ilvl w:val="0"/>
          <w:numId w:val="123"/>
        </w:numPr>
        <w:spacing w:after="24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integración de una pasarela de pago, que permitirá a los presentantes abonar los aranceles correspondientes a sus trámites directamente desde la plataforma, vinculando el comprobante electrónico al expediente.</w:t>
        <w:br w:type="textWrapping"/>
      </w:r>
    </w:p>
    <w:p w:rsidR="00000000" w:rsidDel="00000000" w:rsidP="00000000" w:rsidRDefault="00000000" w:rsidRPr="00000000" w14:paraId="0000009A">
      <w:pPr>
        <w:spacing w:after="240" w:before="240" w:lineRule="auto"/>
        <w:rPr>
          <w:rFonts w:ascii="Arial" w:cs="Arial" w:eastAsia="Arial" w:hAnsi="Arial"/>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after="80" w:before="280" w:line="259" w:lineRule="auto"/>
        <w:rPr>
          <w:rFonts w:ascii="Arial" w:cs="Arial" w:eastAsia="Arial" w:hAnsi="Arial"/>
          <w:b w:val="1"/>
          <w:bCs w:val="1"/>
          <w:i w:val="1"/>
          <w:iCs w:val="1"/>
          <w:color w:val="000000"/>
          <w:sz w:val="24"/>
          <w:szCs w:val="24"/>
        </w:rPr>
      </w:pPr>
      <w:bookmarkStart w:colFirst="0" w:colLast="0" w:name="_heading=h.sul3i9a44hx7" w:id="25"/>
      <w:bookmarkEnd w:id="25"/>
      <w:r w:rsidDel="00000000" w:rsidR="00000000" w:rsidRPr="00000000">
        <w:rPr>
          <w:rtl w:val="0"/>
        </w:rPr>
      </w:r>
    </w:p>
    <w:p w:rsidR="00000000" w:rsidDel="00000000" w:rsidP="00000000" w:rsidRDefault="00000000" w:rsidRPr="00000000" w14:paraId="0000009C">
      <w:pPr>
        <w:pStyle w:val="Heading3"/>
        <w:keepNext w:val="0"/>
        <w:keepLines w:val="0"/>
        <w:spacing w:after="80" w:before="280" w:line="259" w:lineRule="auto"/>
        <w:rPr>
          <w:rFonts w:ascii="Arial" w:cs="Arial" w:eastAsia="Arial" w:hAnsi="Arial"/>
          <w:b w:val="1"/>
          <w:bCs w:val="1"/>
          <w:i w:val="1"/>
          <w:iCs w:val="1"/>
          <w:color w:val="000000"/>
          <w:sz w:val="24"/>
          <w:szCs w:val="24"/>
        </w:rPr>
      </w:pPr>
      <w:bookmarkStart w:colFirst="0" w:colLast="0" w:name="_heading=h.idtlpzjjbg2h" w:id="26"/>
      <w:bookmarkEnd w:id="26"/>
      <w:r w:rsidDel="00000000" w:rsidR="00000000" w:rsidRPr="00000000">
        <w:rPr>
          <w:rtl w:val="0"/>
        </w:rPr>
      </w:r>
    </w:p>
    <w:p w:rsidR="00000000" w:rsidDel="00000000" w:rsidP="00000000" w:rsidRDefault="00000000" w:rsidRPr="00000000" w14:paraId="0000009D">
      <w:pPr>
        <w:pStyle w:val="Heading3"/>
        <w:keepNext w:val="0"/>
        <w:keepLines w:val="0"/>
        <w:spacing w:after="80" w:before="280" w:line="259" w:lineRule="auto"/>
        <w:rPr>
          <w:rFonts w:ascii="Arial" w:cs="Arial" w:eastAsia="Arial" w:hAnsi="Arial"/>
          <w:b w:val="1"/>
          <w:bCs w:val="1"/>
          <w:i w:val="1"/>
          <w:iCs w:val="1"/>
          <w:color w:val="000000"/>
          <w:sz w:val="24"/>
          <w:szCs w:val="24"/>
        </w:rPr>
      </w:pPr>
      <w:bookmarkStart w:colFirst="0" w:colLast="0" w:name="_heading=h.1r6x6hq8zpzx" w:id="27"/>
      <w:bookmarkEnd w:id="27"/>
      <w:r w:rsidDel="00000000" w:rsidR="00000000" w:rsidRPr="00000000">
        <w:rPr>
          <w:rtl w:val="0"/>
        </w:rPr>
      </w:r>
    </w:p>
    <w:p w:rsidR="00000000" w:rsidDel="00000000" w:rsidP="00000000" w:rsidRDefault="00000000" w:rsidRPr="00000000" w14:paraId="0000009E">
      <w:pPr>
        <w:pStyle w:val="Heading3"/>
        <w:keepNext w:val="0"/>
        <w:keepLines w:val="0"/>
        <w:spacing w:after="80" w:before="280" w:line="259" w:lineRule="auto"/>
        <w:rPr>
          <w:rFonts w:ascii="Arial" w:cs="Arial" w:eastAsia="Arial" w:hAnsi="Arial"/>
          <w:b w:val="1"/>
          <w:bCs w:val="1"/>
          <w:i w:val="1"/>
          <w:iCs w:val="1"/>
          <w:color w:val="000000"/>
          <w:sz w:val="24"/>
          <w:szCs w:val="24"/>
        </w:rPr>
      </w:pPr>
      <w:bookmarkStart w:colFirst="0" w:colLast="0" w:name="_heading=h.lm5mo8jo6e4m" w:id="28"/>
      <w:bookmarkEnd w:id="28"/>
      <w:r w:rsidDel="00000000" w:rsidR="00000000" w:rsidRPr="00000000">
        <w:rPr>
          <w:rFonts w:ascii="Arial" w:cs="Arial" w:eastAsia="Arial" w:hAnsi="Arial"/>
          <w:b w:val="1"/>
          <w:bCs w:val="1"/>
          <w:i w:val="1"/>
          <w:iCs w:val="1"/>
          <w:color w:val="000000"/>
          <w:sz w:val="24"/>
          <w:szCs w:val="24"/>
          <w:rtl w:val="0"/>
        </w:rPr>
        <w:t xml:space="preserve">Límites y Consideraciones</w:t>
      </w:r>
    </w:p>
    <w:p w:rsidR="00000000" w:rsidDel="00000000" w:rsidP="00000000" w:rsidRDefault="00000000" w:rsidRPr="00000000" w14:paraId="0000009F">
      <w:pPr>
        <w:numPr>
          <w:ilvl w:val="0"/>
          <w:numId w:val="26"/>
        </w:numPr>
        <w:spacing w:after="0" w:afterAutospacing="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solución dependerá de la conectividad a Internet, lo que puede afectar el acceso en zonas con baja cobertura.</w:t>
        <w:br w:type="textWrapping"/>
      </w:r>
    </w:p>
    <w:p w:rsidR="00000000" w:rsidDel="00000000" w:rsidP="00000000" w:rsidRDefault="00000000" w:rsidRPr="00000000" w14:paraId="000000A0">
      <w:pPr>
        <w:numPr>
          <w:ilvl w:val="0"/>
          <w:numId w:val="26"/>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digitalización requiere que los usuarios adopten el sistema, por lo que se necesitará capacitación y adaptación progresiva.</w:t>
        <w:br w:type="textWrapping"/>
      </w:r>
    </w:p>
    <w:p w:rsidR="00000000" w:rsidDel="00000000" w:rsidP="00000000" w:rsidRDefault="00000000" w:rsidRPr="00000000" w14:paraId="000000A1">
      <w:pPr>
        <w:numPr>
          <w:ilvl w:val="0"/>
          <w:numId w:val="26"/>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alcance inicial se centrará en los trámites mencionados; la ampliación dependerá de recursos y evaluación de impacto.</w:t>
        <w:br w:type="textWrapping"/>
      </w:r>
    </w:p>
    <w:p w:rsidR="00000000" w:rsidDel="00000000" w:rsidP="00000000" w:rsidRDefault="00000000" w:rsidRPr="00000000" w14:paraId="000000A2">
      <w:pPr>
        <w:numPr>
          <w:ilvl w:val="0"/>
          <w:numId w:val="26"/>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Se requerirá integración a futuro con sistemas internos de la DPA, tanto técnicos como contables, para la gestión automatizada de pagos.</w:t>
        <w:br w:type="textWrapping"/>
      </w:r>
    </w:p>
    <w:p w:rsidR="00000000" w:rsidDel="00000000" w:rsidP="00000000" w:rsidRDefault="00000000" w:rsidRPr="00000000" w14:paraId="000000A3">
      <w:pPr>
        <w:numPr>
          <w:ilvl w:val="0"/>
          <w:numId w:val="26"/>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seguridad y resguardo de la información serán claves, implementando mecanismos de autenticación, cifrado, control de accesos, registros de historial de acciones y control de accesos basado en roles y cumplimiento de estándares de seguridad financiera (como PCI-DSS-que son conjuntos de requisitos de seguridad para cualquier empresa que procese, almacene o transmita datos de tarjetas de pago).</w:t>
        <w:br w:type="textWrapping"/>
      </w:r>
    </w:p>
    <w:p w:rsidR="00000000" w:rsidDel="00000000" w:rsidP="00000000" w:rsidRDefault="00000000" w:rsidRPr="00000000" w14:paraId="000000A4">
      <w:pPr>
        <w:numPr>
          <w:ilvl w:val="0"/>
          <w:numId w:val="26"/>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Se deberá garantizar la disponibilidad de profesionales y personal administrativo para responder consultas y validar procesos.</w:t>
        <w:br w:type="textWrapping"/>
      </w:r>
    </w:p>
    <w:p w:rsidR="00000000" w:rsidDel="00000000" w:rsidP="00000000" w:rsidRDefault="00000000" w:rsidRPr="00000000" w14:paraId="000000A5">
      <w:pPr>
        <w:numPr>
          <w:ilvl w:val="0"/>
          <w:numId w:val="26"/>
        </w:numPr>
        <w:spacing w:after="24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módulo de pagos dependerá de servicios externos (como MercadoPago, TodoPago u otros), por lo que su funcionamiento estará sujeto a la disponibilidad y políticas de dichas plataformas.</w:t>
        <w:br w:type="textWrapping"/>
      </w:r>
    </w:p>
    <w:p w:rsidR="00000000" w:rsidDel="00000000" w:rsidP="00000000" w:rsidRDefault="00000000" w:rsidRPr="00000000" w14:paraId="000000A6">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tgxt8q5oymnp" w:id="29"/>
      <w:bookmarkEnd w:id="29"/>
      <w:r w:rsidDel="00000000" w:rsidR="00000000" w:rsidRPr="00000000">
        <w:rPr>
          <w:rFonts w:ascii="Arial" w:cs="Arial" w:eastAsia="Arial" w:hAnsi="Arial"/>
          <w:b w:val="1"/>
          <w:bCs w:val="1"/>
          <w:i w:val="1"/>
          <w:iCs w:val="1"/>
          <w:color w:val="000000"/>
          <w:sz w:val="24"/>
          <w:szCs w:val="24"/>
          <w:rtl w:val="0"/>
        </w:rPr>
        <w:t xml:space="preserve"> Propósitos y Alcance del Proyecto</w:t>
      </w:r>
    </w:p>
    <w:p w:rsidR="00000000" w:rsidDel="00000000" w:rsidP="00000000" w:rsidRDefault="00000000" w:rsidRPr="00000000" w14:paraId="000000A7">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Sistema de Expedientes Digitales (SIGEDEX) se inserta en la necesidad de modernizar la administración pública, optimizando tiempos y mejorando la transparencia. Su implementación beneficiará tanto a los ciudadanos y empresas que interactúan con la DPA, como al propio organismo, al simplificar procesos internos y garantizar trazabilidad documental y financiera.</w:t>
      </w:r>
    </w:p>
    <w:p w:rsidR="00000000" w:rsidDel="00000000" w:rsidP="00000000" w:rsidRDefault="00000000" w:rsidRPr="00000000" w14:paraId="000000A8">
      <w:pPr>
        <w:spacing w:after="240" w:before="240" w:lineRule="auto"/>
        <w:ind w:left="0" w:right="600"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arquitectura del sistema permite la incorporación futura de módulos de consultas en tiempo real y nuevas funcionalidades digitales que ampliarán las capacidades del sistema en etapas posteriores.</w:t>
      </w:r>
    </w:p>
    <w:p w:rsidR="00000000" w:rsidDel="00000000" w:rsidP="00000000" w:rsidRDefault="00000000" w:rsidRPr="00000000" w14:paraId="000000A9">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Los usuarios podrán no solo presentar documentación y realizar seguimiento, sino también abonar los aranceles en línea, realizar el seguimiento del trámite y recibir notificaciones sobre su avance, en un entorno seguro y unificado.</w:t>
      </w:r>
    </w:p>
    <w:p w:rsidR="00000000" w:rsidDel="00000000" w:rsidP="00000000" w:rsidRDefault="00000000" w:rsidRPr="00000000" w14:paraId="000000AA">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Esto reducirá la incertidumbre del usuario, disminuirá las visitas presenciales y aumentará la confianza en la gestión pública. Aunque en su primera etapa el sistema se focaliza en trámites específicos, la plataforma tiene el potencial de expandirse en el futuro para abarcar otros procesos administrativos y tipos de pago institucional.</w:t>
      </w:r>
    </w:p>
    <w:p w:rsidR="00000000" w:rsidDel="00000000" w:rsidP="00000000" w:rsidRDefault="00000000" w:rsidRPr="00000000" w14:paraId="000000AB">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Con esta solución integral, la DPA avanza hacia un modelo de gestión 100 % digital, alineado con las políticas de transformación digital, mejorando la eficiencia operativa y la calidad del servicio a la comunidad.</w:t>
      </w:r>
    </w:p>
    <w:bookmarkStart w:colFirst="0" w:colLast="0" w:name="bookmark=id.wy7bd5wv05dq" w:id="30"/>
    <w:bookmarkEnd w:id="30"/>
    <w:p w:rsidR="00000000" w:rsidDel="00000000" w:rsidP="00000000" w:rsidRDefault="00000000" w:rsidRPr="00000000" w14:paraId="000000AC">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fij8jpanrwus" w:id="31"/>
      <w:bookmarkEnd w:id="31"/>
      <w:r w:rsidDel="00000000" w:rsidR="00000000" w:rsidRPr="00000000">
        <w:rPr>
          <w:rFonts w:ascii="Arial" w:cs="Arial" w:eastAsia="Arial" w:hAnsi="Arial"/>
          <w:b w:val="1"/>
          <w:bCs w:val="1"/>
          <w:i w:val="1"/>
          <w:iCs w:val="1"/>
          <w:color w:val="000000"/>
          <w:sz w:val="24"/>
          <w:szCs w:val="24"/>
          <w:rtl w:val="0"/>
        </w:rPr>
        <w:t xml:space="preserve">Objetivos</w:t>
      </w:r>
    </w:p>
    <w:p w:rsidR="00000000" w:rsidDel="00000000" w:rsidP="00000000" w:rsidRDefault="00000000" w:rsidRPr="00000000" w14:paraId="000000AD">
      <w:pPr>
        <w:pStyle w:val="Heading3"/>
        <w:keepNext w:val="0"/>
        <w:keepLines w:val="0"/>
        <w:spacing w:after="80" w:before="280" w:line="259" w:lineRule="auto"/>
        <w:rPr>
          <w:rFonts w:ascii="Arial" w:cs="Arial" w:eastAsia="Arial" w:hAnsi="Arial"/>
          <w:b w:val="1"/>
          <w:bCs w:val="1"/>
          <w:i w:val="1"/>
          <w:iCs w:val="1"/>
          <w:color w:val="000000"/>
          <w:sz w:val="24"/>
          <w:szCs w:val="24"/>
        </w:rPr>
      </w:pPr>
      <w:bookmarkStart w:colFirst="0" w:colLast="0" w:name="_heading=h.nugk9nlp3mge" w:id="32"/>
      <w:bookmarkEnd w:id="32"/>
      <w:r w:rsidDel="00000000" w:rsidR="00000000" w:rsidRPr="00000000">
        <w:rPr>
          <w:rFonts w:ascii="Arial" w:cs="Arial" w:eastAsia="Arial" w:hAnsi="Arial"/>
          <w:b w:val="1"/>
          <w:bCs w:val="1"/>
          <w:i w:val="1"/>
          <w:iCs w:val="1"/>
          <w:color w:val="000000"/>
          <w:sz w:val="24"/>
          <w:szCs w:val="24"/>
          <w:rtl w:val="0"/>
        </w:rPr>
        <w:t xml:space="preserve">3.1 Objetivo General</w:t>
      </w:r>
    </w:p>
    <w:p w:rsidR="00000000" w:rsidDel="00000000" w:rsidP="00000000" w:rsidRDefault="00000000" w:rsidRPr="00000000" w14:paraId="000000AE">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Desarrollar e implementar una plataforma web automatizada para la gestión digital de expedientes en la Dirección Provincial del Agua, con el fin de optimizar los procesos administrativos, reducir los tiempos de tramitación y mejorar la transparencia y trazabilidad de la información, facilitando el acceso y seguimiento de los expedientes por parte de los usuarios y el personal del organismo, contemplando la futura posibilidad de incorporar consultas en tiempo real entre usuarios y profesionales del organismo.</w:t>
      </w:r>
    </w:p>
    <w:p w:rsidR="00000000" w:rsidDel="00000000" w:rsidP="00000000" w:rsidRDefault="00000000" w:rsidRPr="00000000" w14:paraId="000000AF">
      <w:pPr>
        <w:pStyle w:val="Heading3"/>
        <w:keepNext w:val="0"/>
        <w:keepLines w:val="0"/>
        <w:spacing w:after="80" w:before="280" w:line="259" w:lineRule="auto"/>
        <w:rPr>
          <w:rFonts w:ascii="Arial" w:cs="Arial" w:eastAsia="Arial" w:hAnsi="Arial"/>
          <w:b w:val="1"/>
          <w:bCs w:val="1"/>
          <w:i w:val="1"/>
          <w:iCs w:val="1"/>
          <w:color w:val="000000"/>
          <w:sz w:val="24"/>
          <w:szCs w:val="24"/>
        </w:rPr>
      </w:pPr>
      <w:bookmarkStart w:colFirst="0" w:colLast="0" w:name="_heading=h.5fg7pfowq87y" w:id="33"/>
      <w:bookmarkEnd w:id="33"/>
      <w:r w:rsidDel="00000000" w:rsidR="00000000" w:rsidRPr="00000000">
        <w:rPr>
          <w:rFonts w:ascii="Arial" w:cs="Arial" w:eastAsia="Arial" w:hAnsi="Arial"/>
          <w:b w:val="1"/>
          <w:bCs w:val="1"/>
          <w:i w:val="1"/>
          <w:iCs w:val="1"/>
          <w:color w:val="000000"/>
          <w:sz w:val="24"/>
          <w:szCs w:val="24"/>
          <w:rtl w:val="0"/>
        </w:rPr>
        <w:t xml:space="preserve">3.2 Objetivos Específicos</w:t>
      </w:r>
    </w:p>
    <w:p w:rsidR="00000000" w:rsidDel="00000000" w:rsidP="00000000" w:rsidRDefault="00000000" w:rsidRPr="00000000" w14:paraId="000000B0">
      <w:pPr>
        <w:numPr>
          <w:ilvl w:val="0"/>
          <w:numId w:val="14"/>
        </w:numPr>
        <w:spacing w:after="24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Objetivo Específico 1</w:t>
        <w:br w:type="textWrapping"/>
      </w:r>
      <w:r w:rsidDel="00000000" w:rsidR="00000000" w:rsidRPr="00000000">
        <w:rPr>
          <w:rFonts w:ascii="Arial" w:cs="Arial" w:eastAsia="Arial" w:hAnsi="Arial"/>
          <w:i w:val="1"/>
          <w:iCs w:val="1"/>
          <w:sz w:val="24"/>
          <w:szCs w:val="24"/>
          <w:rtl w:val="0"/>
        </w:rPr>
        <w:t xml:space="preserve"> Diseñar y desarrollar una plataforma web funcional y accesible para la gestión digital de expedientes, permitiendo la creación, seguimiento, y resolución de trámites de manera eficiente.</w:t>
      </w:r>
    </w:p>
    <w:p w:rsidR="00000000" w:rsidDel="00000000" w:rsidP="00000000" w:rsidRDefault="00000000" w:rsidRPr="00000000" w14:paraId="000000B1">
      <w:pPr>
        <w:spacing w:after="240" w:before="240" w:lineRule="auto"/>
        <w:ind w:left="72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B2">
      <w:pPr>
        <w:numPr>
          <w:ilvl w:val="0"/>
          <w:numId w:val="14"/>
        </w:numPr>
        <w:spacing w:after="0" w:afterAutospacing="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Objetivo Específico 2</w:t>
        <w:br w:type="textWrapping"/>
      </w:r>
      <w:r w:rsidDel="00000000" w:rsidR="00000000" w:rsidRPr="00000000">
        <w:rPr>
          <w:rFonts w:ascii="Arial" w:cs="Arial" w:eastAsia="Arial" w:hAnsi="Arial"/>
          <w:i w:val="1"/>
          <w:iCs w:val="1"/>
          <w:sz w:val="24"/>
          <w:szCs w:val="24"/>
          <w:rtl w:val="0"/>
        </w:rPr>
        <w:t xml:space="preserve"> Implementar un sistema de registro y autenticación para empleados del organismo y usuarios externos (particulares o empresas) que garantice la seguridad y acceso controlado a la información. (Tiempo estimado: 3 meses)</w:t>
        <w:br w:type="textWrapping"/>
      </w:r>
    </w:p>
    <w:p w:rsidR="00000000" w:rsidDel="00000000" w:rsidP="00000000" w:rsidRDefault="00000000" w:rsidRPr="00000000" w14:paraId="000000B3">
      <w:pPr>
        <w:numPr>
          <w:ilvl w:val="0"/>
          <w:numId w:val="14"/>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Objetivo Específico 3</w:t>
        <w:br w:type="textWrapping"/>
      </w:r>
      <w:r w:rsidDel="00000000" w:rsidR="00000000" w:rsidRPr="00000000">
        <w:rPr>
          <w:rFonts w:ascii="Arial" w:cs="Arial" w:eastAsia="Arial" w:hAnsi="Arial"/>
          <w:i w:val="1"/>
          <w:iCs w:val="1"/>
          <w:sz w:val="24"/>
          <w:szCs w:val="24"/>
          <w:rtl w:val="0"/>
        </w:rPr>
        <w:t xml:space="preserve"> Automatizar la asignación de números de expediente y la organización digital de la documentación presentada, reduciendo el trabajo manual y los tiempos de respuesta. (Tiempo estimado: 4 meses)</w:t>
        <w:br w:type="textWrapping"/>
      </w:r>
    </w:p>
    <w:p w:rsidR="00000000" w:rsidDel="00000000" w:rsidP="00000000" w:rsidRDefault="00000000" w:rsidRPr="00000000" w14:paraId="000000B4">
      <w:pPr>
        <w:numPr>
          <w:ilvl w:val="0"/>
          <w:numId w:val="14"/>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Objetivo Específico 4</w:t>
        <w:br w:type="textWrapping"/>
      </w:r>
      <w:r w:rsidDel="00000000" w:rsidR="00000000" w:rsidRPr="00000000">
        <w:rPr>
          <w:rFonts w:ascii="Arial" w:cs="Arial" w:eastAsia="Arial" w:hAnsi="Arial"/>
          <w:i w:val="1"/>
          <w:iCs w:val="1"/>
          <w:sz w:val="24"/>
          <w:szCs w:val="24"/>
          <w:rtl w:val="0"/>
        </w:rPr>
        <w:t xml:space="preserve"> Desarrollar un módulo de seguimiento en tiempo real, donde los usuarios puedan visualizar el estado de su expediente, la oficina en la que se encuentra y el profesional encargado de su resolución. (Tiempo estimado: 5 meses)</w:t>
        <w:br w:type="textWrapping"/>
      </w:r>
    </w:p>
    <w:p w:rsidR="00000000" w:rsidDel="00000000" w:rsidP="00000000" w:rsidRDefault="00000000" w:rsidRPr="00000000" w14:paraId="000000B5">
      <w:pPr>
        <w:numPr>
          <w:ilvl w:val="0"/>
          <w:numId w:val="14"/>
        </w:numPr>
        <w:spacing w:after="24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Objetivo Específico 5</w:t>
        <w:br w:type="textWrapping"/>
      </w:r>
      <w:r w:rsidDel="00000000" w:rsidR="00000000" w:rsidRPr="00000000">
        <w:rPr>
          <w:rFonts w:ascii="Arial" w:cs="Arial" w:eastAsia="Arial" w:hAnsi="Arial"/>
          <w:i w:val="1"/>
          <w:iCs w:val="1"/>
          <w:sz w:val="24"/>
          <w:szCs w:val="24"/>
          <w:rtl w:val="0"/>
        </w:rPr>
        <w:t xml:space="preserve"> Capacitar a los empleados y usuarios externos en el uso del sistema, asegurando su correcta adopción y optimización del proceso de tramitación. (Tiempo estimado: 2 meses, posterior al lanzamiento de la plataforma).</w:t>
        <w:br w:type="textWrapping"/>
      </w:r>
    </w:p>
    <w:p w:rsidR="00000000" w:rsidDel="00000000" w:rsidP="00000000" w:rsidRDefault="00000000" w:rsidRPr="00000000" w14:paraId="000000B6">
      <w:pPr>
        <w:spacing w:after="240" w:before="24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B7">
      <w:pPr>
        <w:numPr>
          <w:ilvl w:val="0"/>
          <w:numId w:val="14"/>
        </w:numPr>
        <w:spacing w:after="24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Objetivo Específico 6 </w:t>
        <w:br w:type="textWrapping"/>
      </w:r>
    </w:p>
    <w:p w:rsidR="00000000" w:rsidDel="00000000" w:rsidP="00000000" w:rsidRDefault="00000000" w:rsidRPr="00000000" w14:paraId="000000B8">
      <w:pPr>
        <w:spacing w:after="240" w:before="240" w:lineRule="auto"/>
        <w:ind w:left="600" w:right="600"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Diseñar la arquitectura necesaria para permitir la futura implementación de un módulo de consultas en tiempo real entre usuarios y profesionales de la DPA.</w:t>
      </w:r>
    </w:p>
    <w:p w:rsidR="00000000" w:rsidDel="00000000" w:rsidP="00000000" w:rsidRDefault="00000000" w:rsidRPr="00000000" w14:paraId="000000B9">
      <w:pPr>
        <w:numPr>
          <w:ilvl w:val="0"/>
          <w:numId w:val="14"/>
        </w:numPr>
        <w:spacing w:after="24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Objetivo Específico 7 </w:t>
      </w:r>
    </w:p>
    <w:p w:rsidR="00000000" w:rsidDel="00000000" w:rsidP="00000000" w:rsidRDefault="00000000" w:rsidRPr="00000000" w14:paraId="000000BA">
      <w:pPr>
        <w:spacing w:after="240" w:before="240" w:lineRule="auto"/>
        <w:ind w:left="72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Desarrollar e integrar un módulo de pasarela de pago electrónica que permita a los usuarios abonar los aranceles correspondientes a sus trámites de manera digital, segura y trazable, vinculando automáticamente el comprobante al expediente correspondiente.</w:t>
        <w:br w:type="textWrapping"/>
        <w:t xml:space="preserve"> Este módulo reducirá los tiempos administrativos, eliminará la necesidad de pagos presenciales y aumentará la transparencia y control financiero del organismo.</w:t>
        <w:br w:type="textWrapping"/>
        <w:t xml:space="preserve"> (Tiempo estimado: 4 meses, en paralelo al desarrollo del módulo de seguimiento)</w:t>
      </w:r>
    </w:p>
    <w:p w:rsidR="00000000" w:rsidDel="00000000" w:rsidP="00000000" w:rsidRDefault="00000000" w:rsidRPr="00000000" w14:paraId="000000BB">
      <w:pPr>
        <w:numPr>
          <w:ilvl w:val="0"/>
          <w:numId w:val="7"/>
        </w:numPr>
        <w:spacing w:after="240" w:before="240" w:lineRule="auto"/>
        <w:ind w:left="720" w:hanging="360"/>
        <w:rPr>
          <w:rFonts w:ascii="Arial" w:cs="Arial" w:eastAsia="Arial" w:hAnsi="Arial"/>
          <w:b w:val="1"/>
          <w:bCs w:val="1"/>
          <w:i w:val="1"/>
          <w:iCs w:val="1"/>
          <w:sz w:val="24"/>
          <w:szCs w:val="24"/>
          <w:u w:val="none"/>
        </w:rPr>
      </w:pPr>
      <w:r w:rsidDel="00000000" w:rsidR="00000000" w:rsidRPr="00000000">
        <w:rPr>
          <w:rFonts w:ascii="Arial" w:cs="Arial" w:eastAsia="Arial" w:hAnsi="Arial"/>
          <w:b w:val="1"/>
          <w:bCs w:val="1"/>
          <w:i w:val="1"/>
          <w:iCs w:val="1"/>
          <w:sz w:val="24"/>
          <w:szCs w:val="24"/>
          <w:rtl w:val="0"/>
        </w:rPr>
        <w:t xml:space="preserve">Objetivo Específico 8</w:t>
      </w:r>
    </w:p>
    <w:p w:rsidR="00000000" w:rsidDel="00000000" w:rsidP="00000000" w:rsidRDefault="00000000" w:rsidRPr="00000000" w14:paraId="000000BC">
      <w:pPr>
        <w:spacing w:after="240" w:before="240" w:lineRule="auto"/>
        <w:ind w:left="600" w:right="60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aprobación o rechazo formal del expediente por parte del usuario con rol Director, quedando registrada la acción en el historial del sistema.</w:t>
      </w:r>
    </w:p>
    <w:p w:rsidR="00000000" w:rsidDel="00000000" w:rsidP="00000000" w:rsidRDefault="00000000" w:rsidRPr="00000000" w14:paraId="000000BD">
      <w:pPr>
        <w:spacing w:after="240" w:before="240" w:lineRule="auto"/>
        <w:ind w:left="72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(Tiempo estimado: 2 meses)</w:t>
      </w:r>
    </w:p>
    <w:p w:rsidR="00000000" w:rsidDel="00000000" w:rsidP="00000000" w:rsidRDefault="00000000" w:rsidRPr="00000000" w14:paraId="000000BE">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objetivo específico contribuye al propósito central del proyecto, asegurando una implementación efectiva y una mejora tangible en la gestión de los expedientes digitales.</w:t>
      </w:r>
    </w:p>
    <w:p w:rsidR="00000000" w:rsidDel="00000000" w:rsidP="00000000" w:rsidRDefault="00000000" w:rsidRPr="00000000" w14:paraId="000000BF">
      <w:pPr>
        <w:pStyle w:val="Heading1"/>
        <w:numPr>
          <w:ilvl w:val="0"/>
          <w:numId w:val="81"/>
        </w:numPr>
        <w:ind w:left="720" w:hanging="360"/>
        <w:jc w:val="both"/>
        <w:rPr>
          <w:rFonts w:ascii="Arial" w:cs="Arial" w:eastAsia="Arial" w:hAnsi="Arial"/>
          <w:b w:val="1"/>
          <w:bCs w:val="1"/>
          <w:color w:val="000000"/>
          <w:sz w:val="24"/>
          <w:szCs w:val="24"/>
        </w:rPr>
      </w:pPr>
      <w:bookmarkStart w:colFirst="0" w:colLast="0" w:name="_heading=h.z1cktab6kmvy" w:id="34"/>
      <w:bookmarkEnd w:id="34"/>
      <w:r w:rsidDel="00000000" w:rsidR="00000000" w:rsidRPr="00000000">
        <w:rPr>
          <w:rFonts w:ascii="Arial" w:cs="Arial" w:eastAsia="Arial" w:hAnsi="Arial"/>
          <w:b w:val="1"/>
          <w:bCs w:val="1"/>
          <w:color w:val="000000"/>
          <w:sz w:val="24"/>
          <w:szCs w:val="24"/>
          <w:rtl w:val="0"/>
        </w:rPr>
        <w:t xml:space="preserve">Estado del Arte del Tema</w:t>
      </w:r>
    </w:p>
    <w:p w:rsidR="00000000" w:rsidDel="00000000" w:rsidP="00000000" w:rsidRDefault="00000000" w:rsidRPr="00000000" w14:paraId="000000C0">
      <w:pPr>
        <w:jc w:val="both"/>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 xml:space="preserve">[</w:t>
      </w:r>
      <w:r w:rsidDel="00000000" w:rsidR="00000000" w:rsidRPr="00000000">
        <w:rPr>
          <w:rFonts w:ascii="Arial" w:cs="Arial" w:eastAsia="Arial" w:hAnsi="Arial"/>
          <w:b w:val="1"/>
          <w:bCs w:val="1"/>
          <w:i w:val="1"/>
          <w:iCs w:val="1"/>
          <w:sz w:val="24"/>
          <w:szCs w:val="24"/>
          <w:rtl w:val="0"/>
        </w:rPr>
        <w:t xml:space="preserve">Fundamentación del Proyecto y Estado del Arte</w:t>
      </w:r>
    </w:p>
    <w:p w:rsidR="00000000" w:rsidDel="00000000" w:rsidP="00000000" w:rsidRDefault="00000000" w:rsidRPr="00000000" w14:paraId="000000C1">
      <w:pPr>
        <w:pStyle w:val="Heading2"/>
        <w:keepNext w:val="0"/>
        <w:keepLines w:val="0"/>
        <w:spacing w:after="80" w:before="360" w:line="259" w:lineRule="auto"/>
        <w:jc w:val="both"/>
        <w:rPr>
          <w:rFonts w:ascii="Arial" w:cs="Arial" w:eastAsia="Arial" w:hAnsi="Arial"/>
          <w:b w:val="1"/>
          <w:bCs w:val="1"/>
          <w:i w:val="1"/>
          <w:iCs w:val="1"/>
          <w:color w:val="000000"/>
          <w:sz w:val="24"/>
          <w:szCs w:val="24"/>
        </w:rPr>
      </w:pPr>
      <w:bookmarkStart w:colFirst="0" w:colLast="0" w:name="_heading=h.ykyksuto0d3c" w:id="35"/>
      <w:bookmarkEnd w:id="35"/>
      <w:r w:rsidDel="00000000" w:rsidR="00000000" w:rsidRPr="00000000">
        <w:rPr>
          <w:rFonts w:ascii="Arial" w:cs="Arial" w:eastAsia="Arial" w:hAnsi="Arial"/>
          <w:b w:val="1"/>
          <w:bCs w:val="1"/>
          <w:i w:val="1"/>
          <w:iCs w:val="1"/>
          <w:color w:val="000000"/>
          <w:sz w:val="24"/>
          <w:szCs w:val="24"/>
          <w:rtl w:val="0"/>
        </w:rPr>
        <w:t xml:space="preserve">Contexto Actual en Latinoamérica, Argentina y Tucumán</w:t>
      </w:r>
    </w:p>
    <w:p w:rsidR="00000000" w:rsidDel="00000000" w:rsidP="00000000" w:rsidRDefault="00000000" w:rsidRPr="00000000" w14:paraId="000000C2">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En Latinoamérica, la digitalización de los procesos administrativos ha avanzado en diversos sectores gubernamentales, aunque todavía existen importantes desafíos en términos de implementación, acceso a tecnología y resistencia al cambio. Países como </w:t>
      </w:r>
      <w:r w:rsidDel="00000000" w:rsidR="00000000" w:rsidRPr="00000000">
        <w:rPr>
          <w:rFonts w:ascii="Arial" w:cs="Arial" w:eastAsia="Arial" w:hAnsi="Arial"/>
          <w:b w:val="1"/>
          <w:bCs w:val="1"/>
          <w:i w:val="1"/>
          <w:iCs w:val="1"/>
          <w:sz w:val="24"/>
          <w:szCs w:val="24"/>
          <w:rtl w:val="0"/>
        </w:rPr>
        <w:t xml:space="preserve">Chile, Colombia y Brasil</w:t>
      </w:r>
      <w:r w:rsidDel="00000000" w:rsidR="00000000" w:rsidRPr="00000000">
        <w:rPr>
          <w:rFonts w:ascii="Arial" w:cs="Arial" w:eastAsia="Arial" w:hAnsi="Arial"/>
          <w:i w:val="1"/>
          <w:iCs w:val="1"/>
          <w:sz w:val="24"/>
          <w:szCs w:val="24"/>
          <w:rtl w:val="0"/>
        </w:rPr>
        <w:t xml:space="preserve"> han desarrollado plataformas digitales que agilizan la gestión de trámites, reduciendo la burocracia y los tiempos de espera. Sin embargo, muchas instituciones en la región aún dependen de procesos manuales, lo que genera ineficiencias y falta de transparencia.</w:t>
      </w:r>
    </w:p>
    <w:p w:rsidR="00000000" w:rsidDel="00000000" w:rsidP="00000000" w:rsidRDefault="00000000" w:rsidRPr="00000000" w14:paraId="000000C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En </w:t>
      </w:r>
      <w:r w:rsidDel="00000000" w:rsidR="00000000" w:rsidRPr="00000000">
        <w:rPr>
          <w:rFonts w:ascii="Arial" w:cs="Arial" w:eastAsia="Arial" w:hAnsi="Arial"/>
          <w:b w:val="1"/>
          <w:bCs w:val="1"/>
          <w:i w:val="1"/>
          <w:iCs w:val="1"/>
          <w:sz w:val="24"/>
          <w:szCs w:val="24"/>
          <w:rtl w:val="0"/>
        </w:rPr>
        <w:t xml:space="preserve">Argentina</w:t>
      </w:r>
      <w:r w:rsidDel="00000000" w:rsidR="00000000" w:rsidRPr="00000000">
        <w:rPr>
          <w:rFonts w:ascii="Arial" w:cs="Arial" w:eastAsia="Arial" w:hAnsi="Arial"/>
          <w:i w:val="1"/>
          <w:iCs w:val="1"/>
          <w:sz w:val="24"/>
          <w:szCs w:val="24"/>
          <w:rtl w:val="0"/>
        </w:rPr>
        <w:t xml:space="preserve">, el Gobierno Nacional ha promovido iniciativas de modernización digital, como la implementación del </w:t>
      </w:r>
      <w:r w:rsidDel="00000000" w:rsidR="00000000" w:rsidRPr="00000000">
        <w:rPr>
          <w:rFonts w:ascii="Arial" w:cs="Arial" w:eastAsia="Arial" w:hAnsi="Arial"/>
          <w:b w:val="1"/>
          <w:bCs w:val="1"/>
          <w:i w:val="1"/>
          <w:iCs w:val="1"/>
          <w:sz w:val="24"/>
          <w:szCs w:val="24"/>
          <w:rtl w:val="0"/>
        </w:rPr>
        <w:t xml:space="preserve">Expediente Electrónico (EE)</w:t>
      </w:r>
      <w:r w:rsidDel="00000000" w:rsidR="00000000" w:rsidRPr="00000000">
        <w:rPr>
          <w:rFonts w:ascii="Arial" w:cs="Arial" w:eastAsia="Arial" w:hAnsi="Arial"/>
          <w:i w:val="1"/>
          <w:iCs w:val="1"/>
          <w:sz w:val="24"/>
          <w:szCs w:val="24"/>
          <w:rtl w:val="0"/>
        </w:rPr>
        <w:t xml:space="preserve"> en la Administración Pública Nacional, lo que ha permitido reducir el uso del papel y agilizar los trámites administrativos. No obstante, a nivel provincial y municipal, el avance es desigual, y muchos organismos todavía dependen de sistemas tradicionales o soluciones parciales para la gestión de expedientes. En los últimos años, también se ha promovido la integración de </w:t>
      </w:r>
      <w:r w:rsidDel="00000000" w:rsidR="00000000" w:rsidRPr="00000000">
        <w:rPr>
          <w:rFonts w:ascii="Arial" w:cs="Arial" w:eastAsia="Arial" w:hAnsi="Arial"/>
          <w:b w:val="1"/>
          <w:bCs w:val="1"/>
          <w:i w:val="1"/>
          <w:iCs w:val="1"/>
          <w:sz w:val="24"/>
          <w:szCs w:val="24"/>
          <w:rtl w:val="0"/>
        </w:rPr>
        <w:t xml:space="preserve">pasarelas de pago digitales</w:t>
      </w:r>
      <w:r w:rsidDel="00000000" w:rsidR="00000000" w:rsidRPr="00000000">
        <w:rPr>
          <w:rFonts w:ascii="Arial" w:cs="Arial" w:eastAsia="Arial" w:hAnsi="Arial"/>
          <w:i w:val="1"/>
          <w:iCs w:val="1"/>
          <w:sz w:val="24"/>
          <w:szCs w:val="24"/>
          <w:rtl w:val="0"/>
        </w:rPr>
        <w:t xml:space="preserve"> dentro de los sistemas de gestión electrónica, permitiendo el abono de tasas y aranceles en línea, en línea con las políticas de modernización del Estado.</w:t>
      </w:r>
    </w:p>
    <w:p w:rsidR="00000000" w:rsidDel="00000000" w:rsidP="00000000" w:rsidRDefault="00000000" w:rsidRPr="00000000" w14:paraId="000000C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En </w:t>
      </w:r>
      <w:r w:rsidDel="00000000" w:rsidR="00000000" w:rsidRPr="00000000">
        <w:rPr>
          <w:rFonts w:ascii="Arial" w:cs="Arial" w:eastAsia="Arial" w:hAnsi="Arial"/>
          <w:b w:val="1"/>
          <w:bCs w:val="1"/>
          <w:i w:val="1"/>
          <w:iCs w:val="1"/>
          <w:sz w:val="24"/>
          <w:szCs w:val="24"/>
          <w:rtl w:val="0"/>
        </w:rPr>
        <w:t xml:space="preserve">Tucumán</w:t>
      </w:r>
      <w:r w:rsidDel="00000000" w:rsidR="00000000" w:rsidRPr="00000000">
        <w:rPr>
          <w:rFonts w:ascii="Arial" w:cs="Arial" w:eastAsia="Arial" w:hAnsi="Arial"/>
          <w:i w:val="1"/>
          <w:iCs w:val="1"/>
          <w:sz w:val="24"/>
          <w:szCs w:val="24"/>
          <w:rtl w:val="0"/>
        </w:rPr>
        <w:t xml:space="preserve">, la Dirección Provincial del Agua sigue utilizando un método manual basado en el correo electrónico y la asignación manual de expedientes, lo que genera demoras y dificultades en el seguimiento de los trámites. La falta de una plataforma digital unificada afecta tanto a los ciudadanos como a los empleados del organismo, lo que resalta la necesidad de modernizar el sistema mediante una solución tecnológica eficiente. Actualmente, la mayoria de los pagos de aranceles deben realizarse de forma presencial, lo cual genera demoras y procesos administrativos adicionales. La incorporación de un sistema de </w:t>
      </w:r>
      <w:r w:rsidDel="00000000" w:rsidR="00000000" w:rsidRPr="00000000">
        <w:rPr>
          <w:rFonts w:ascii="Arial" w:cs="Arial" w:eastAsia="Arial" w:hAnsi="Arial"/>
          <w:b w:val="1"/>
          <w:bCs w:val="1"/>
          <w:i w:val="1"/>
          <w:iCs w:val="1"/>
          <w:sz w:val="24"/>
          <w:szCs w:val="24"/>
          <w:rtl w:val="0"/>
        </w:rPr>
        <w:t xml:space="preserve">pago electrónico</w:t>
      </w:r>
      <w:r w:rsidDel="00000000" w:rsidR="00000000" w:rsidRPr="00000000">
        <w:rPr>
          <w:rFonts w:ascii="Arial" w:cs="Arial" w:eastAsia="Arial" w:hAnsi="Arial"/>
          <w:i w:val="1"/>
          <w:iCs w:val="1"/>
          <w:sz w:val="24"/>
          <w:szCs w:val="24"/>
          <w:rtl w:val="0"/>
        </w:rPr>
        <w:t xml:space="preserve"> representa una mejora sustancial en la eficiencia y trazabilidad de los trámites.</w:t>
      </w:r>
    </w:p>
    <w:p w:rsidR="00000000" w:rsidDel="00000000" w:rsidP="00000000" w:rsidRDefault="00000000" w:rsidRPr="00000000" w14:paraId="000000C5">
      <w:pPr>
        <w:pStyle w:val="Heading2"/>
        <w:keepNext w:val="0"/>
        <w:keepLines w:val="0"/>
        <w:spacing w:after="80" w:before="360" w:line="259" w:lineRule="auto"/>
        <w:jc w:val="both"/>
        <w:rPr>
          <w:rFonts w:ascii="Arial" w:cs="Arial" w:eastAsia="Arial" w:hAnsi="Arial"/>
          <w:b w:val="1"/>
          <w:bCs w:val="1"/>
          <w:i w:val="1"/>
          <w:iCs w:val="1"/>
          <w:color w:val="000000"/>
          <w:sz w:val="24"/>
          <w:szCs w:val="24"/>
        </w:rPr>
      </w:pPr>
      <w:bookmarkStart w:colFirst="0" w:colLast="0" w:name="_heading=h.t8s37pf9t37r" w:id="36"/>
      <w:bookmarkEnd w:id="36"/>
      <w:r w:rsidDel="00000000" w:rsidR="00000000" w:rsidRPr="00000000">
        <w:rPr>
          <w:rFonts w:ascii="Arial" w:cs="Arial" w:eastAsia="Arial" w:hAnsi="Arial"/>
          <w:b w:val="1"/>
          <w:bCs w:val="1"/>
          <w:i w:val="1"/>
          <w:iCs w:val="1"/>
          <w:color w:val="000000"/>
          <w:sz w:val="24"/>
          <w:szCs w:val="24"/>
          <w:rtl w:val="0"/>
        </w:rPr>
        <w:t xml:space="preserve">Innovación Tecnológica del Proyecto</w:t>
      </w:r>
    </w:p>
    <w:p w:rsidR="00000000" w:rsidDel="00000000" w:rsidP="00000000" w:rsidRDefault="00000000" w:rsidRPr="00000000" w14:paraId="000000C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proyecto introduce una </w:t>
      </w:r>
      <w:r w:rsidDel="00000000" w:rsidR="00000000" w:rsidRPr="00000000">
        <w:rPr>
          <w:rFonts w:ascii="Arial" w:cs="Arial" w:eastAsia="Arial" w:hAnsi="Arial"/>
          <w:b w:val="1"/>
          <w:bCs w:val="1"/>
          <w:i w:val="1"/>
          <w:iCs w:val="1"/>
          <w:sz w:val="24"/>
          <w:szCs w:val="24"/>
          <w:rtl w:val="0"/>
        </w:rPr>
        <w:t xml:space="preserve">plataforma web automatizada</w:t>
      </w:r>
      <w:r w:rsidDel="00000000" w:rsidR="00000000" w:rsidRPr="00000000">
        <w:rPr>
          <w:rFonts w:ascii="Arial" w:cs="Arial" w:eastAsia="Arial" w:hAnsi="Arial"/>
          <w:i w:val="1"/>
          <w:iCs w:val="1"/>
          <w:sz w:val="24"/>
          <w:szCs w:val="24"/>
          <w:rtl w:val="0"/>
        </w:rPr>
        <w:t xml:space="preserve">, accesible desde computadoras y dispositivos móviles, que permitirá la gestión digital de expedientes de manera eficiente y transparente. La innovación tecnológica del sistema radica en los siguientes aspectos:</w:t>
      </w:r>
    </w:p>
    <w:p w:rsidR="00000000" w:rsidDel="00000000" w:rsidP="00000000" w:rsidRDefault="00000000" w:rsidRPr="00000000" w14:paraId="000000C7">
      <w:pPr>
        <w:numPr>
          <w:ilvl w:val="0"/>
          <w:numId w:val="68"/>
        </w:numPr>
        <w:spacing w:after="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Automatización del proceso de asignación de expedientes</w:t>
      </w:r>
      <w:r w:rsidDel="00000000" w:rsidR="00000000" w:rsidRPr="00000000">
        <w:rPr>
          <w:rFonts w:ascii="Arial" w:cs="Arial" w:eastAsia="Arial" w:hAnsi="Arial"/>
          <w:i w:val="1"/>
          <w:iCs w:val="1"/>
          <w:sz w:val="24"/>
          <w:szCs w:val="24"/>
          <w:rtl w:val="0"/>
        </w:rPr>
        <w:t xml:space="preserve">: Se eliminará la necesidad de intervención manual en la creación y asignación de números de expediente, reduciendo los tiempos de respuesta.</w:t>
        <w:br w:type="textWrapping"/>
      </w:r>
    </w:p>
    <w:p w:rsidR="00000000" w:rsidDel="00000000" w:rsidP="00000000" w:rsidRDefault="00000000" w:rsidRPr="00000000" w14:paraId="000000C8">
      <w:pPr>
        <w:numPr>
          <w:ilvl w:val="0"/>
          <w:numId w:val="68"/>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Seguimiento en tiempo real</w:t>
      </w:r>
      <w:r w:rsidDel="00000000" w:rsidR="00000000" w:rsidRPr="00000000">
        <w:rPr>
          <w:rFonts w:ascii="Arial" w:cs="Arial" w:eastAsia="Arial" w:hAnsi="Arial"/>
          <w:i w:val="1"/>
          <w:iCs w:val="1"/>
          <w:sz w:val="24"/>
          <w:szCs w:val="24"/>
          <w:rtl w:val="0"/>
        </w:rPr>
        <w:t xml:space="preserve">: Los usuarios podrán conocer el estado de su expediente, la oficina donde se encuentra y el profesional encargado.</w:t>
        <w:br w:type="textWrapping"/>
      </w:r>
    </w:p>
    <w:p w:rsidR="00000000" w:rsidDel="00000000" w:rsidP="00000000" w:rsidRDefault="00000000" w:rsidRPr="00000000" w14:paraId="000000C9">
      <w:pPr>
        <w:numPr>
          <w:ilvl w:val="0"/>
          <w:numId w:val="68"/>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Firma Electrónica:</w:t>
      </w:r>
      <w:r w:rsidDel="00000000" w:rsidR="00000000" w:rsidRPr="00000000">
        <w:rPr>
          <w:rFonts w:ascii="Arial" w:cs="Arial" w:eastAsia="Arial" w:hAnsi="Arial"/>
          <w:i w:val="1"/>
          <w:iCs w:val="1"/>
          <w:sz w:val="24"/>
          <w:szCs w:val="24"/>
          <w:rtl w:val="0"/>
        </w:rPr>
        <w:t xml:space="preserve"> El sistema contempla dentro de su arquitectura la posibilidad de integrar, en futuras etapas, servicios de firma electrónica certificada para el cierre formal de los expedientes.</w:t>
      </w:r>
    </w:p>
    <w:p w:rsidR="00000000" w:rsidDel="00000000" w:rsidP="00000000" w:rsidRDefault="00000000" w:rsidRPr="00000000" w14:paraId="000000CA">
      <w:pPr>
        <w:spacing w:after="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CB">
      <w:pPr>
        <w:numPr>
          <w:ilvl w:val="0"/>
          <w:numId w:val="68"/>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Sistema de notificaciones automáticas</w:t>
      </w:r>
      <w:r w:rsidDel="00000000" w:rsidR="00000000" w:rsidRPr="00000000">
        <w:rPr>
          <w:rFonts w:ascii="Arial" w:cs="Arial" w:eastAsia="Arial" w:hAnsi="Arial"/>
          <w:i w:val="1"/>
          <w:iCs w:val="1"/>
          <w:sz w:val="24"/>
          <w:szCs w:val="24"/>
          <w:rtl w:val="0"/>
        </w:rPr>
        <w:t xml:space="preserve">: Los usuarios recibirán alertas sobre avances en su trámite o la necesidad de presentar documentación adicional.</w:t>
        <w:br w:type="textWrapping"/>
      </w:r>
    </w:p>
    <w:p w:rsidR="00000000" w:rsidDel="00000000" w:rsidP="00000000" w:rsidRDefault="00000000" w:rsidRPr="00000000" w14:paraId="000000CC">
      <w:pPr>
        <w:numPr>
          <w:ilvl w:val="0"/>
          <w:numId w:val="68"/>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Almacenamiento seguro en la nube</w:t>
      </w:r>
      <w:r w:rsidDel="00000000" w:rsidR="00000000" w:rsidRPr="00000000">
        <w:rPr>
          <w:rFonts w:ascii="Arial" w:cs="Arial" w:eastAsia="Arial" w:hAnsi="Arial"/>
          <w:i w:val="1"/>
          <w:iCs w:val="1"/>
          <w:sz w:val="24"/>
          <w:szCs w:val="24"/>
          <w:rtl w:val="0"/>
        </w:rPr>
        <w:t xml:space="preserve">: Se garantizará la disponibilidad y resguardo de la documentación sin depender de archivos físicos.</w:t>
      </w:r>
    </w:p>
    <w:p w:rsidR="00000000" w:rsidDel="00000000" w:rsidP="00000000" w:rsidRDefault="00000000" w:rsidRPr="00000000" w14:paraId="000000CD">
      <w:pPr>
        <w:numPr>
          <w:ilvl w:val="0"/>
          <w:numId w:val="68"/>
        </w:numPr>
        <w:spacing w:after="240" w:before="240" w:lineRule="auto"/>
        <w:ind w:left="720" w:right="60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Consultas en tiempo real:</w:t>
      </w:r>
      <w:r w:rsidDel="00000000" w:rsidR="00000000" w:rsidRPr="00000000">
        <w:rPr>
          <w:rFonts w:ascii="Arial" w:cs="Arial" w:eastAsia="Arial" w:hAnsi="Arial"/>
          <w:i w:val="1"/>
          <w:iCs w:val="1"/>
          <w:sz w:val="24"/>
          <w:szCs w:val="24"/>
          <w:rtl w:val="0"/>
        </w:rPr>
        <w:t xml:space="preserve"> La arquitectura del sistema contempla la futura incorporación de un módulo de mensajería o chat integrado que permitirá a los presentantes comunicarse con profesionales de la DPA, mejorando la interacción y reduciendo tiempos de respuesta.</w:t>
      </w:r>
      <w:r w:rsidDel="00000000" w:rsidR="00000000" w:rsidRPr="00000000">
        <w:rPr>
          <w:rtl w:val="0"/>
        </w:rPr>
      </w:r>
    </w:p>
    <w:p w:rsidR="00000000" w:rsidDel="00000000" w:rsidP="00000000" w:rsidRDefault="00000000" w:rsidRPr="00000000" w14:paraId="000000CE">
      <w:pPr>
        <w:numPr>
          <w:ilvl w:val="0"/>
          <w:numId w:val="68"/>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Integración de una pasarela de pago electrónica:</w:t>
      </w:r>
      <w:r w:rsidDel="00000000" w:rsidR="00000000" w:rsidRPr="00000000">
        <w:rPr>
          <w:rFonts w:ascii="Arial" w:cs="Arial" w:eastAsia="Arial" w:hAnsi="Arial"/>
          <w:i w:val="1"/>
          <w:iCs w:val="1"/>
          <w:sz w:val="24"/>
          <w:szCs w:val="24"/>
          <w:rtl w:val="0"/>
        </w:rPr>
        <w:t xml:space="preserve"> Permitirá a los usuarios abonar los aranceles correspondientes a sus trámites de manera digital, segura y trazable, vinculando automáticamente el comprobante con el expediente. Esta funcionalidad optimiza la recaudación y evita gestiones presenciales.</w:t>
      </w:r>
    </w:p>
    <w:p w:rsidR="00000000" w:rsidDel="00000000" w:rsidP="00000000" w:rsidRDefault="00000000" w:rsidRPr="00000000" w14:paraId="000000CF">
      <w:pPr>
        <w:spacing w:after="240" w:before="240" w:lineRule="auto"/>
        <w:ind w:left="600" w:right="60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D0">
      <w:pPr>
        <w:spacing w:after="240" w:before="240" w:lineRule="auto"/>
        <w:ind w:left="0" w:right="60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Este proyecto representa un avance tecnológico significativo respecto a los métodos tradicionales y alinea la Dirección Provincial del Agua con las tendencias de digitalización en la gestión pública, incluyendo el uso de </w:t>
      </w:r>
      <w:r w:rsidDel="00000000" w:rsidR="00000000" w:rsidRPr="00000000">
        <w:rPr>
          <w:rFonts w:ascii="Arial" w:cs="Arial" w:eastAsia="Arial" w:hAnsi="Arial"/>
          <w:b w:val="1"/>
          <w:bCs w:val="1"/>
          <w:i w:val="1"/>
          <w:iCs w:val="1"/>
          <w:sz w:val="24"/>
          <w:szCs w:val="24"/>
          <w:rtl w:val="0"/>
        </w:rPr>
        <w:t xml:space="preserve">pagos electrónicos gubernamentales seguros</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D1">
      <w:pPr>
        <w:pStyle w:val="Heading2"/>
        <w:keepNext w:val="0"/>
        <w:keepLines w:val="0"/>
        <w:spacing w:after="80" w:before="360" w:line="259" w:lineRule="auto"/>
        <w:jc w:val="both"/>
        <w:rPr>
          <w:rFonts w:ascii="Arial" w:cs="Arial" w:eastAsia="Arial" w:hAnsi="Arial"/>
          <w:b w:val="1"/>
          <w:bCs w:val="1"/>
          <w:i w:val="1"/>
          <w:iCs w:val="1"/>
          <w:color w:val="000000"/>
          <w:sz w:val="24"/>
          <w:szCs w:val="24"/>
        </w:rPr>
      </w:pPr>
      <w:bookmarkStart w:colFirst="0" w:colLast="0" w:name="_heading=h.rsdy21ropfe7" w:id="37"/>
      <w:bookmarkEnd w:id="37"/>
      <w:r w:rsidDel="00000000" w:rsidR="00000000" w:rsidRPr="00000000">
        <w:rPr>
          <w:rFonts w:ascii="Arial" w:cs="Arial" w:eastAsia="Arial" w:hAnsi="Arial"/>
          <w:b w:val="1"/>
          <w:bCs w:val="1"/>
          <w:i w:val="1"/>
          <w:iCs w:val="1"/>
          <w:color w:val="000000"/>
          <w:sz w:val="24"/>
          <w:szCs w:val="24"/>
          <w:rtl w:val="0"/>
        </w:rPr>
        <w:t xml:space="preserve">Impacto Social del Proyecto</w:t>
      </w:r>
    </w:p>
    <w:p w:rsidR="00000000" w:rsidDel="00000000" w:rsidP="00000000" w:rsidRDefault="00000000" w:rsidRPr="00000000" w14:paraId="000000D2">
      <w:pPr>
        <w:pStyle w:val="Heading3"/>
        <w:keepNext w:val="0"/>
        <w:keepLines w:val="0"/>
        <w:spacing w:after="80" w:before="280" w:line="259" w:lineRule="auto"/>
        <w:jc w:val="both"/>
        <w:rPr>
          <w:rFonts w:ascii="Arial" w:cs="Arial" w:eastAsia="Arial" w:hAnsi="Arial"/>
          <w:b w:val="1"/>
          <w:bCs w:val="1"/>
          <w:i w:val="1"/>
          <w:iCs w:val="1"/>
          <w:color w:val="000000"/>
          <w:sz w:val="24"/>
          <w:szCs w:val="24"/>
        </w:rPr>
      </w:pPr>
      <w:bookmarkStart w:colFirst="0" w:colLast="0" w:name="_heading=h.7iu41hocint7" w:id="38"/>
      <w:bookmarkEnd w:id="38"/>
      <w:r w:rsidDel="00000000" w:rsidR="00000000" w:rsidRPr="00000000">
        <w:rPr>
          <w:rFonts w:ascii="Arial" w:cs="Arial" w:eastAsia="Arial" w:hAnsi="Arial"/>
          <w:b w:val="1"/>
          <w:bCs w:val="1"/>
          <w:i w:val="1"/>
          <w:iCs w:val="1"/>
          <w:color w:val="000000"/>
          <w:sz w:val="24"/>
          <w:szCs w:val="24"/>
          <w:rtl w:val="0"/>
        </w:rPr>
        <w:t xml:space="preserve">¿Quiénes son los beneficiarios del proyecto?</w:t>
      </w:r>
    </w:p>
    <w:p w:rsidR="00000000" w:rsidDel="00000000" w:rsidP="00000000" w:rsidRDefault="00000000" w:rsidRPr="00000000" w14:paraId="000000D3">
      <w:pPr>
        <w:numPr>
          <w:ilvl w:val="0"/>
          <w:numId w:val="86"/>
        </w:numPr>
        <w:spacing w:after="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Ciudadanos y </w:t>
      </w:r>
      <w:r w:rsidDel="00000000" w:rsidR="00000000" w:rsidRPr="00000000">
        <w:rPr>
          <w:rFonts w:ascii="Arial" w:cs="Arial" w:eastAsia="Arial" w:hAnsi="Arial"/>
          <w:b w:val="1"/>
          <w:bCs w:val="1"/>
          <w:i w:val="1"/>
          <w:iCs w:val="1"/>
          <w:sz w:val="24"/>
          <w:szCs w:val="24"/>
          <w:rtl w:val="0"/>
        </w:rPr>
        <w:t xml:space="preserve">empresas</w:t>
      </w:r>
      <w:r w:rsidDel="00000000" w:rsidR="00000000" w:rsidRPr="00000000">
        <w:rPr>
          <w:rFonts w:ascii="Arial" w:cs="Arial" w:eastAsia="Arial" w:hAnsi="Arial"/>
          <w:i w:val="1"/>
          <w:iCs w:val="1"/>
          <w:sz w:val="24"/>
          <w:szCs w:val="24"/>
          <w:rtl w:val="0"/>
        </w:rPr>
        <w:t xml:space="preserve"> que realizan</w:t>
      </w:r>
      <w:r w:rsidDel="00000000" w:rsidR="00000000" w:rsidRPr="00000000">
        <w:rPr>
          <w:rFonts w:ascii="Arial" w:cs="Arial" w:eastAsia="Arial" w:hAnsi="Arial"/>
          <w:i w:val="1"/>
          <w:iCs w:val="1"/>
          <w:sz w:val="24"/>
          <w:szCs w:val="24"/>
          <w:rtl w:val="0"/>
        </w:rPr>
        <w:t xml:space="preserve"> trámites ante la Dirección Provincial del Agua.</w:t>
        <w:br w:type="textWrapping"/>
      </w:r>
    </w:p>
    <w:p w:rsidR="00000000" w:rsidDel="00000000" w:rsidP="00000000" w:rsidRDefault="00000000" w:rsidRPr="00000000" w14:paraId="000000D4">
      <w:pPr>
        <w:numPr>
          <w:ilvl w:val="0"/>
          <w:numId w:val="86"/>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Empleados del organismo</w:t>
      </w:r>
      <w:r w:rsidDel="00000000" w:rsidR="00000000" w:rsidRPr="00000000">
        <w:rPr>
          <w:rFonts w:ascii="Arial" w:cs="Arial" w:eastAsia="Arial" w:hAnsi="Arial"/>
          <w:i w:val="1"/>
          <w:iCs w:val="1"/>
          <w:sz w:val="24"/>
          <w:szCs w:val="24"/>
          <w:rtl w:val="0"/>
        </w:rPr>
        <w:t xml:space="preserve">, quienes verán optimizados sus procesos de trabajo.</w:t>
        <w:br w:type="textWrapping"/>
      </w:r>
    </w:p>
    <w:p w:rsidR="00000000" w:rsidDel="00000000" w:rsidP="00000000" w:rsidRDefault="00000000" w:rsidRPr="00000000" w14:paraId="000000D5">
      <w:pPr>
        <w:numPr>
          <w:ilvl w:val="0"/>
          <w:numId w:val="86"/>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El Estado</w:t>
      </w:r>
      <w:r w:rsidDel="00000000" w:rsidR="00000000" w:rsidRPr="00000000">
        <w:rPr>
          <w:rFonts w:ascii="Arial" w:cs="Arial" w:eastAsia="Arial" w:hAnsi="Arial"/>
          <w:i w:val="1"/>
          <w:iCs w:val="1"/>
          <w:sz w:val="24"/>
          <w:szCs w:val="24"/>
          <w:rtl w:val="0"/>
        </w:rPr>
        <w:t xml:space="preserve">, al reducir costos operativos y mejorar la transparencia en la gestión pública.</w:t>
      </w:r>
    </w:p>
    <w:p w:rsidR="00000000" w:rsidDel="00000000" w:rsidP="00000000" w:rsidRDefault="00000000" w:rsidRPr="00000000" w14:paraId="000000D6">
      <w:pPr>
        <w:numPr>
          <w:ilvl w:val="0"/>
          <w:numId w:val="86"/>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Usuarios que deben abonar aranceles por trámites, quienes ahora podrán hacerlo de forma digital y segura.</w:t>
      </w:r>
    </w:p>
    <w:p w:rsidR="00000000" w:rsidDel="00000000" w:rsidP="00000000" w:rsidRDefault="00000000" w:rsidRPr="00000000" w14:paraId="000000D7">
      <w:pPr>
        <w:numPr>
          <w:ilvl w:val="0"/>
          <w:numId w:val="86"/>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área administrativa de la DPA, que contará con un control automatizado de pagos y comprobantes.</w:t>
      </w:r>
    </w:p>
    <w:p w:rsidR="00000000" w:rsidDel="00000000" w:rsidP="00000000" w:rsidRDefault="00000000" w:rsidRPr="00000000" w14:paraId="000000D8">
      <w:pPr>
        <w:pStyle w:val="Heading3"/>
        <w:keepNext w:val="0"/>
        <w:keepLines w:val="0"/>
        <w:spacing w:after="80" w:before="280" w:line="259" w:lineRule="auto"/>
        <w:jc w:val="both"/>
        <w:rPr>
          <w:rFonts w:ascii="Arial" w:cs="Arial" w:eastAsia="Arial" w:hAnsi="Arial"/>
          <w:b w:val="1"/>
          <w:bCs w:val="1"/>
          <w:i w:val="1"/>
          <w:iCs w:val="1"/>
          <w:color w:val="000000"/>
          <w:sz w:val="24"/>
          <w:szCs w:val="24"/>
        </w:rPr>
      </w:pPr>
      <w:bookmarkStart w:colFirst="0" w:colLast="0" w:name="_heading=h.weq2ef8hvt44" w:id="39"/>
      <w:bookmarkEnd w:id="39"/>
      <w:r w:rsidDel="00000000" w:rsidR="00000000" w:rsidRPr="00000000">
        <w:rPr>
          <w:rtl w:val="0"/>
        </w:rPr>
      </w:r>
    </w:p>
    <w:p w:rsidR="00000000" w:rsidDel="00000000" w:rsidP="00000000" w:rsidRDefault="00000000" w:rsidRPr="00000000" w14:paraId="000000D9">
      <w:pPr>
        <w:pStyle w:val="Heading3"/>
        <w:keepNext w:val="0"/>
        <w:keepLines w:val="0"/>
        <w:spacing w:after="80" w:before="280" w:line="259" w:lineRule="auto"/>
        <w:jc w:val="both"/>
        <w:rPr>
          <w:rFonts w:ascii="Arial" w:cs="Arial" w:eastAsia="Arial" w:hAnsi="Arial"/>
          <w:b w:val="1"/>
          <w:bCs w:val="1"/>
          <w:i w:val="1"/>
          <w:iCs w:val="1"/>
          <w:color w:val="000000"/>
          <w:sz w:val="24"/>
          <w:szCs w:val="24"/>
        </w:rPr>
      </w:pPr>
      <w:bookmarkStart w:colFirst="0" w:colLast="0" w:name="_heading=h.qrdkgaeam329" w:id="40"/>
      <w:bookmarkEnd w:id="40"/>
      <w:r w:rsidDel="00000000" w:rsidR="00000000" w:rsidRPr="00000000">
        <w:rPr>
          <w:rtl w:val="0"/>
        </w:rPr>
      </w:r>
    </w:p>
    <w:p w:rsidR="00000000" w:rsidDel="00000000" w:rsidP="00000000" w:rsidRDefault="00000000" w:rsidRPr="00000000" w14:paraId="000000DA">
      <w:pPr>
        <w:pStyle w:val="Heading3"/>
        <w:keepNext w:val="0"/>
        <w:keepLines w:val="0"/>
        <w:spacing w:after="80" w:before="280" w:line="259" w:lineRule="auto"/>
        <w:jc w:val="both"/>
        <w:rPr>
          <w:rFonts w:ascii="Arial" w:cs="Arial" w:eastAsia="Arial" w:hAnsi="Arial"/>
          <w:b w:val="1"/>
          <w:bCs w:val="1"/>
          <w:i w:val="1"/>
          <w:iCs w:val="1"/>
          <w:color w:val="000000"/>
          <w:sz w:val="24"/>
          <w:szCs w:val="24"/>
        </w:rPr>
      </w:pPr>
      <w:bookmarkStart w:colFirst="0" w:colLast="0" w:name="_heading=h.rm7n2i68qe1j" w:id="41"/>
      <w:bookmarkEnd w:id="41"/>
      <w:r w:rsidDel="00000000" w:rsidR="00000000" w:rsidRPr="00000000">
        <w:rPr>
          <w:rFonts w:ascii="Arial" w:cs="Arial" w:eastAsia="Arial" w:hAnsi="Arial"/>
          <w:b w:val="1"/>
          <w:bCs w:val="1"/>
          <w:i w:val="1"/>
          <w:iCs w:val="1"/>
          <w:color w:val="000000"/>
          <w:sz w:val="24"/>
          <w:szCs w:val="24"/>
          <w:rtl w:val="0"/>
        </w:rPr>
        <w:t xml:space="preserve">¿De qué manera se benefician con el proyecto?</w:t>
      </w:r>
    </w:p>
    <w:p w:rsidR="00000000" w:rsidDel="00000000" w:rsidP="00000000" w:rsidRDefault="00000000" w:rsidRPr="00000000" w14:paraId="000000DB">
      <w:pPr>
        <w:numPr>
          <w:ilvl w:val="0"/>
          <w:numId w:val="71"/>
        </w:numPr>
        <w:spacing w:after="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Mayor accesibilidad</w:t>
      </w:r>
      <w:r w:rsidDel="00000000" w:rsidR="00000000" w:rsidRPr="00000000">
        <w:rPr>
          <w:rFonts w:ascii="Arial" w:cs="Arial" w:eastAsia="Arial" w:hAnsi="Arial"/>
          <w:i w:val="1"/>
          <w:iCs w:val="1"/>
          <w:sz w:val="24"/>
          <w:szCs w:val="24"/>
          <w:rtl w:val="0"/>
        </w:rPr>
        <w:t xml:space="preserve">: Los usuarios podrán iniciar y gestionar trámites desde cualquier lugar.</w:t>
        <w:br w:type="textWrapping"/>
      </w:r>
    </w:p>
    <w:p w:rsidR="00000000" w:rsidDel="00000000" w:rsidP="00000000" w:rsidRDefault="00000000" w:rsidRPr="00000000" w14:paraId="000000DC">
      <w:pPr>
        <w:numPr>
          <w:ilvl w:val="0"/>
          <w:numId w:val="71"/>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Reducción de tiempos de espera</w:t>
      </w:r>
      <w:r w:rsidDel="00000000" w:rsidR="00000000" w:rsidRPr="00000000">
        <w:rPr>
          <w:rFonts w:ascii="Arial" w:cs="Arial" w:eastAsia="Arial" w:hAnsi="Arial"/>
          <w:i w:val="1"/>
          <w:iCs w:val="1"/>
          <w:sz w:val="24"/>
          <w:szCs w:val="24"/>
          <w:rtl w:val="0"/>
        </w:rPr>
        <w:t xml:space="preserve">: La automatización permitirá respuestas más rápidas.</w:t>
        <w:br w:type="textWrapping"/>
      </w:r>
    </w:p>
    <w:p w:rsidR="00000000" w:rsidDel="00000000" w:rsidP="00000000" w:rsidRDefault="00000000" w:rsidRPr="00000000" w14:paraId="000000DD">
      <w:pPr>
        <w:numPr>
          <w:ilvl w:val="0"/>
          <w:numId w:val="71"/>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Mayor transparencia</w:t>
      </w:r>
      <w:r w:rsidDel="00000000" w:rsidR="00000000" w:rsidRPr="00000000">
        <w:rPr>
          <w:rFonts w:ascii="Arial" w:cs="Arial" w:eastAsia="Arial" w:hAnsi="Arial"/>
          <w:i w:val="1"/>
          <w:iCs w:val="1"/>
          <w:sz w:val="24"/>
          <w:szCs w:val="24"/>
          <w:rtl w:val="0"/>
        </w:rPr>
        <w:t xml:space="preserve">: El seguimiento en tiempo real evita demoras injustificadas.</w:t>
        <w:br w:type="textWrapping"/>
      </w:r>
    </w:p>
    <w:p w:rsidR="00000000" w:rsidDel="00000000" w:rsidP="00000000" w:rsidRDefault="00000000" w:rsidRPr="00000000" w14:paraId="000000DE">
      <w:pPr>
        <w:numPr>
          <w:ilvl w:val="0"/>
          <w:numId w:val="71"/>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Optimización del trabajo administrativo</w:t>
      </w:r>
      <w:r w:rsidDel="00000000" w:rsidR="00000000" w:rsidRPr="00000000">
        <w:rPr>
          <w:rFonts w:ascii="Arial" w:cs="Arial" w:eastAsia="Arial" w:hAnsi="Arial"/>
          <w:i w:val="1"/>
          <w:iCs w:val="1"/>
          <w:sz w:val="24"/>
          <w:szCs w:val="24"/>
          <w:rtl w:val="0"/>
        </w:rPr>
        <w:t xml:space="preserve">: Los empleados tendrán herramientas más eficientes para gestionar expedientes.</w:t>
      </w:r>
    </w:p>
    <w:p w:rsidR="00000000" w:rsidDel="00000000" w:rsidP="00000000" w:rsidRDefault="00000000" w:rsidRPr="00000000" w14:paraId="000000DF">
      <w:pPr>
        <w:numPr>
          <w:ilvl w:val="0"/>
          <w:numId w:val="71"/>
        </w:numPr>
        <w:spacing w:after="240" w:before="240" w:lineRule="auto"/>
        <w:ind w:left="720" w:right="60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Mayor cercanía con el organismo:</w:t>
      </w:r>
      <w:r w:rsidDel="00000000" w:rsidR="00000000" w:rsidRPr="00000000">
        <w:rPr>
          <w:rFonts w:ascii="Arial" w:cs="Arial" w:eastAsia="Arial" w:hAnsi="Arial"/>
          <w:i w:val="1"/>
          <w:iCs w:val="1"/>
          <w:sz w:val="24"/>
          <w:szCs w:val="24"/>
          <w:rtl w:val="0"/>
        </w:rPr>
        <w:t xml:space="preserve"> El sistema sienta las bases para futuras herramientas de comunicación directa entre ciudadanos y profesionales de la DPA.</w:t>
      </w:r>
    </w:p>
    <w:p w:rsidR="00000000" w:rsidDel="00000000" w:rsidP="00000000" w:rsidRDefault="00000000" w:rsidRPr="00000000" w14:paraId="000000E0">
      <w:pPr>
        <w:numPr>
          <w:ilvl w:val="0"/>
          <w:numId w:val="71"/>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Simplificación de los pagos:</w:t>
      </w:r>
      <w:r w:rsidDel="00000000" w:rsidR="00000000" w:rsidRPr="00000000">
        <w:rPr>
          <w:rFonts w:ascii="Arial" w:cs="Arial" w:eastAsia="Arial" w:hAnsi="Arial"/>
          <w:i w:val="1"/>
          <w:iCs w:val="1"/>
          <w:sz w:val="24"/>
          <w:szCs w:val="24"/>
          <w:rtl w:val="0"/>
        </w:rPr>
        <w:t xml:space="preserve"> Los usuarios podrán abonar los aranceles sin necesidad de trasladarse físicamente.</w:t>
      </w:r>
    </w:p>
    <w:p w:rsidR="00000000" w:rsidDel="00000000" w:rsidP="00000000" w:rsidRDefault="00000000" w:rsidRPr="00000000" w14:paraId="000000E1">
      <w:pPr>
        <w:numPr>
          <w:ilvl w:val="0"/>
          <w:numId w:val="71"/>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Mayor trazabilidad financiera:</w:t>
      </w:r>
      <w:r w:rsidDel="00000000" w:rsidR="00000000" w:rsidRPr="00000000">
        <w:rPr>
          <w:rFonts w:ascii="Arial" w:cs="Arial" w:eastAsia="Arial" w:hAnsi="Arial"/>
          <w:i w:val="1"/>
          <w:iCs w:val="1"/>
          <w:sz w:val="24"/>
          <w:szCs w:val="24"/>
          <w:rtl w:val="0"/>
        </w:rPr>
        <w:t xml:space="preserve"> Cada pago quedará automáticamente registrado en el expediente correspondiente, reduciendo errores humanos y fortaleciendo la transparencia.</w:t>
        <w:br w:type="textWrapping"/>
      </w:r>
    </w:p>
    <w:p w:rsidR="00000000" w:rsidDel="00000000" w:rsidP="00000000" w:rsidRDefault="00000000" w:rsidRPr="00000000" w14:paraId="000000E2">
      <w:pPr>
        <w:pStyle w:val="Heading3"/>
        <w:keepNext w:val="0"/>
        <w:keepLines w:val="0"/>
        <w:spacing w:after="80" w:before="280" w:line="259" w:lineRule="auto"/>
        <w:jc w:val="both"/>
        <w:rPr>
          <w:rFonts w:ascii="Arial" w:cs="Arial" w:eastAsia="Arial" w:hAnsi="Arial"/>
          <w:b w:val="1"/>
          <w:bCs w:val="1"/>
          <w:i w:val="1"/>
          <w:iCs w:val="1"/>
          <w:color w:val="000000"/>
          <w:sz w:val="24"/>
          <w:szCs w:val="24"/>
        </w:rPr>
      </w:pPr>
      <w:bookmarkStart w:colFirst="0" w:colLast="0" w:name="_heading=h.4fze7r8r5cbq" w:id="42"/>
      <w:bookmarkEnd w:id="42"/>
      <w:r w:rsidDel="00000000" w:rsidR="00000000" w:rsidRPr="00000000">
        <w:rPr>
          <w:rFonts w:ascii="Arial" w:cs="Arial" w:eastAsia="Arial" w:hAnsi="Arial"/>
          <w:b w:val="1"/>
          <w:bCs w:val="1"/>
          <w:i w:val="1"/>
          <w:iCs w:val="1"/>
          <w:color w:val="000000"/>
          <w:sz w:val="24"/>
          <w:szCs w:val="24"/>
          <w:rtl w:val="0"/>
        </w:rPr>
        <w:t xml:space="preserve">Otros impactos sociales</w:t>
      </w:r>
    </w:p>
    <w:p w:rsidR="00000000" w:rsidDel="00000000" w:rsidP="00000000" w:rsidRDefault="00000000" w:rsidRPr="00000000" w14:paraId="000000E3">
      <w:pPr>
        <w:numPr>
          <w:ilvl w:val="0"/>
          <w:numId w:val="78"/>
        </w:numPr>
        <w:spacing w:after="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Reducción del uso de papel</w:t>
      </w:r>
      <w:r w:rsidDel="00000000" w:rsidR="00000000" w:rsidRPr="00000000">
        <w:rPr>
          <w:rFonts w:ascii="Arial" w:cs="Arial" w:eastAsia="Arial" w:hAnsi="Arial"/>
          <w:i w:val="1"/>
          <w:iCs w:val="1"/>
          <w:sz w:val="24"/>
          <w:szCs w:val="24"/>
          <w:rtl w:val="0"/>
        </w:rPr>
        <w:t xml:space="preserve">, contribuyendo a la sostenibilidad ambiental.</w:t>
        <w:br w:type="textWrapping"/>
      </w:r>
    </w:p>
    <w:p w:rsidR="00000000" w:rsidDel="00000000" w:rsidP="00000000" w:rsidRDefault="00000000" w:rsidRPr="00000000" w14:paraId="000000E4">
      <w:pPr>
        <w:numPr>
          <w:ilvl w:val="0"/>
          <w:numId w:val="78"/>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Mayor confianza en la administración pública</w:t>
      </w:r>
      <w:r w:rsidDel="00000000" w:rsidR="00000000" w:rsidRPr="00000000">
        <w:rPr>
          <w:rFonts w:ascii="Arial" w:cs="Arial" w:eastAsia="Arial" w:hAnsi="Arial"/>
          <w:i w:val="1"/>
          <w:iCs w:val="1"/>
          <w:sz w:val="24"/>
          <w:szCs w:val="24"/>
          <w:rtl w:val="0"/>
        </w:rPr>
        <w:t xml:space="preserve">, al garantizar procesos más eficientes y accesibles.</w:t>
        <w:br w:type="textWrapping"/>
      </w:r>
    </w:p>
    <w:p w:rsidR="00000000" w:rsidDel="00000000" w:rsidP="00000000" w:rsidRDefault="00000000" w:rsidRPr="00000000" w14:paraId="000000E5">
      <w:pPr>
        <w:pStyle w:val="Heading2"/>
        <w:keepNext w:val="0"/>
        <w:keepLines w:val="0"/>
        <w:spacing w:after="80" w:before="360" w:line="259" w:lineRule="auto"/>
        <w:jc w:val="both"/>
        <w:rPr>
          <w:rFonts w:ascii="Arial" w:cs="Arial" w:eastAsia="Arial" w:hAnsi="Arial"/>
          <w:b w:val="1"/>
          <w:bCs w:val="1"/>
          <w:i w:val="1"/>
          <w:iCs w:val="1"/>
          <w:color w:val="000000"/>
          <w:sz w:val="24"/>
          <w:szCs w:val="24"/>
        </w:rPr>
      </w:pPr>
      <w:bookmarkStart w:colFirst="0" w:colLast="0" w:name="_heading=h.7gaztnnvg03h" w:id="43"/>
      <w:bookmarkEnd w:id="43"/>
      <w:r w:rsidDel="00000000" w:rsidR="00000000" w:rsidRPr="00000000">
        <w:rPr>
          <w:rFonts w:ascii="Arial" w:cs="Arial" w:eastAsia="Arial" w:hAnsi="Arial"/>
          <w:b w:val="1"/>
          <w:bCs w:val="1"/>
          <w:i w:val="1"/>
          <w:iCs w:val="1"/>
          <w:color w:val="000000"/>
          <w:sz w:val="24"/>
          <w:szCs w:val="24"/>
          <w:rtl w:val="0"/>
        </w:rPr>
        <w:t xml:space="preserve">Necesidades y/o Oportunidades que Justifican el Desarrollo del Proyecto</w:t>
      </w:r>
    </w:p>
    <w:p w:rsidR="00000000" w:rsidDel="00000000" w:rsidP="00000000" w:rsidRDefault="00000000" w:rsidRPr="00000000" w14:paraId="000000E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Actualmente, el sistema manual de gestión de expedientes en la Dirección Provincial del Agua es </w:t>
      </w:r>
      <w:r w:rsidDel="00000000" w:rsidR="00000000" w:rsidRPr="00000000">
        <w:rPr>
          <w:rFonts w:ascii="Arial" w:cs="Arial" w:eastAsia="Arial" w:hAnsi="Arial"/>
          <w:b w:val="1"/>
          <w:bCs w:val="1"/>
          <w:i w:val="1"/>
          <w:iCs w:val="1"/>
          <w:sz w:val="24"/>
          <w:szCs w:val="24"/>
          <w:rtl w:val="0"/>
        </w:rPr>
        <w:t xml:space="preserve">lento, ineficiente y poco transparente</w:t>
      </w:r>
      <w:r w:rsidDel="00000000" w:rsidR="00000000" w:rsidRPr="00000000">
        <w:rPr>
          <w:rFonts w:ascii="Arial" w:cs="Arial" w:eastAsia="Arial" w:hAnsi="Arial"/>
          <w:i w:val="1"/>
          <w:iCs w:val="1"/>
          <w:sz w:val="24"/>
          <w:szCs w:val="24"/>
          <w:rtl w:val="0"/>
        </w:rPr>
        <w:t xml:space="preserve">. La dependencia del correo electrónico para la recepción de documentación y la asignación manual de números de expedientes generan </w:t>
      </w:r>
      <w:r w:rsidDel="00000000" w:rsidR="00000000" w:rsidRPr="00000000">
        <w:rPr>
          <w:rFonts w:ascii="Arial" w:cs="Arial" w:eastAsia="Arial" w:hAnsi="Arial"/>
          <w:b w:val="1"/>
          <w:bCs w:val="1"/>
          <w:i w:val="1"/>
          <w:iCs w:val="1"/>
          <w:sz w:val="24"/>
          <w:szCs w:val="24"/>
          <w:rtl w:val="0"/>
        </w:rPr>
        <w:t xml:space="preserve">demoras y falta de trazabilidad</w:t>
      </w:r>
      <w:r w:rsidDel="00000000" w:rsidR="00000000" w:rsidRPr="00000000">
        <w:rPr>
          <w:rFonts w:ascii="Arial" w:cs="Arial" w:eastAsia="Arial" w:hAnsi="Arial"/>
          <w:i w:val="1"/>
          <w:iCs w:val="1"/>
          <w:sz w:val="24"/>
          <w:szCs w:val="24"/>
          <w:rtl w:val="0"/>
        </w:rPr>
        <w:t xml:space="preserve">, lo que afecta tanto a los ciudadanos como a los empleados del organismo. Además, el proceso de pago de aranceles aún se realiza de forma presencial, implicando demoras, duplicación de tareas y dificultades para el control contable y la trazabilidad de ingresos.</w:t>
      </w:r>
    </w:p>
    <w:p w:rsidR="00000000" w:rsidDel="00000000" w:rsidP="00000000" w:rsidRDefault="00000000" w:rsidRPr="00000000" w14:paraId="000000E7">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Este proyecto representa la </w:t>
      </w:r>
      <w:r w:rsidDel="00000000" w:rsidR="00000000" w:rsidRPr="00000000">
        <w:rPr>
          <w:rFonts w:ascii="Arial" w:cs="Arial" w:eastAsia="Arial" w:hAnsi="Arial"/>
          <w:b w:val="1"/>
          <w:bCs w:val="1"/>
          <w:i w:val="1"/>
          <w:iCs w:val="1"/>
          <w:sz w:val="24"/>
          <w:szCs w:val="24"/>
          <w:rtl w:val="0"/>
        </w:rPr>
        <w:t xml:space="preserve">solución más pertinente y viable</w:t>
      </w:r>
      <w:r w:rsidDel="00000000" w:rsidR="00000000" w:rsidRPr="00000000">
        <w:rPr>
          <w:rFonts w:ascii="Arial" w:cs="Arial" w:eastAsia="Arial" w:hAnsi="Arial"/>
          <w:i w:val="1"/>
          <w:iCs w:val="1"/>
          <w:sz w:val="24"/>
          <w:szCs w:val="24"/>
          <w:rtl w:val="0"/>
        </w:rPr>
        <w:t xml:space="preserve"> por varias razones:</w:t>
      </w:r>
    </w:p>
    <w:p w:rsidR="00000000" w:rsidDel="00000000" w:rsidP="00000000" w:rsidRDefault="00000000" w:rsidRPr="00000000" w14:paraId="000000E8">
      <w:pPr>
        <w:numPr>
          <w:ilvl w:val="0"/>
          <w:numId w:val="73"/>
        </w:numPr>
        <w:spacing w:after="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Técnicamente</w:t>
      </w:r>
      <w:r w:rsidDel="00000000" w:rsidR="00000000" w:rsidRPr="00000000">
        <w:rPr>
          <w:rFonts w:ascii="Arial" w:cs="Arial" w:eastAsia="Arial" w:hAnsi="Arial"/>
          <w:i w:val="1"/>
          <w:iCs w:val="1"/>
          <w:sz w:val="24"/>
          <w:szCs w:val="24"/>
          <w:rtl w:val="0"/>
        </w:rPr>
        <w:t xml:space="preserve">, es una plataforma basada en tecnologías web modernas, accesible desde cualquier dispositivo y adaptable a futuros requerimientos.</w:t>
        <w:br w:type="textWrapping"/>
      </w:r>
    </w:p>
    <w:p w:rsidR="00000000" w:rsidDel="00000000" w:rsidP="00000000" w:rsidRDefault="00000000" w:rsidRPr="00000000" w14:paraId="000000E9">
      <w:pPr>
        <w:numPr>
          <w:ilvl w:val="0"/>
          <w:numId w:val="73"/>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Socialmente</w:t>
      </w:r>
      <w:r w:rsidDel="00000000" w:rsidR="00000000" w:rsidRPr="00000000">
        <w:rPr>
          <w:rFonts w:ascii="Arial" w:cs="Arial" w:eastAsia="Arial" w:hAnsi="Arial"/>
          <w:i w:val="1"/>
          <w:iCs w:val="1"/>
          <w:sz w:val="24"/>
          <w:szCs w:val="24"/>
          <w:rtl w:val="0"/>
        </w:rPr>
        <w:t xml:space="preserve">, mejora la calidad del servicio al ciudadano y optimiza los procesos internos del organismo.</w:t>
        <w:br w:type="textWrapping"/>
      </w:r>
    </w:p>
    <w:p w:rsidR="00000000" w:rsidDel="00000000" w:rsidP="00000000" w:rsidRDefault="00000000" w:rsidRPr="00000000" w14:paraId="000000EA">
      <w:pPr>
        <w:numPr>
          <w:ilvl w:val="0"/>
          <w:numId w:val="73"/>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Económicamente</w:t>
      </w:r>
      <w:r w:rsidDel="00000000" w:rsidR="00000000" w:rsidRPr="00000000">
        <w:rPr>
          <w:rFonts w:ascii="Arial" w:cs="Arial" w:eastAsia="Arial" w:hAnsi="Arial"/>
          <w:i w:val="1"/>
          <w:iCs w:val="1"/>
          <w:sz w:val="24"/>
          <w:szCs w:val="24"/>
          <w:rtl w:val="0"/>
        </w:rPr>
        <w:t xml:space="preserve">, reduce costos operativos, optimiza el uso de recursos humanos y evita la necesidad de almacenamiento físico de documentos. </w:t>
      </w:r>
    </w:p>
    <w:p w:rsidR="00000000" w:rsidDel="00000000" w:rsidP="00000000" w:rsidRDefault="00000000" w:rsidRPr="00000000" w14:paraId="000000EB">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Una vez implementado, el sistema permitirá </w:t>
      </w:r>
      <w:r w:rsidDel="00000000" w:rsidR="00000000" w:rsidRPr="00000000">
        <w:rPr>
          <w:rFonts w:ascii="Arial" w:cs="Arial" w:eastAsia="Arial" w:hAnsi="Arial"/>
          <w:b w:val="1"/>
          <w:bCs w:val="1"/>
          <w:i w:val="1"/>
          <w:iCs w:val="1"/>
          <w:sz w:val="24"/>
          <w:szCs w:val="24"/>
          <w:rtl w:val="0"/>
        </w:rPr>
        <w:t xml:space="preserve">una transformación total del proceso administrativo</w:t>
      </w:r>
      <w:r w:rsidDel="00000000" w:rsidR="00000000" w:rsidRPr="00000000">
        <w:rPr>
          <w:rFonts w:ascii="Arial" w:cs="Arial" w:eastAsia="Arial" w:hAnsi="Arial"/>
          <w:i w:val="1"/>
          <w:iCs w:val="1"/>
          <w:sz w:val="24"/>
          <w:szCs w:val="24"/>
          <w:rtl w:val="0"/>
        </w:rPr>
        <w:t xml:space="preserve">, eliminando demoras innecesarias y garantizando un seguimiento transparente y eficiente de los expedientes. La incorporación de una </w:t>
      </w:r>
      <w:r w:rsidDel="00000000" w:rsidR="00000000" w:rsidRPr="00000000">
        <w:rPr>
          <w:rFonts w:ascii="Arial" w:cs="Arial" w:eastAsia="Arial" w:hAnsi="Arial"/>
          <w:b w:val="1"/>
          <w:bCs w:val="1"/>
          <w:i w:val="1"/>
          <w:iCs w:val="1"/>
          <w:sz w:val="24"/>
          <w:szCs w:val="24"/>
          <w:rtl w:val="0"/>
        </w:rPr>
        <w:t xml:space="preserve">pasarela de pago digital</w:t>
      </w:r>
      <w:r w:rsidDel="00000000" w:rsidR="00000000" w:rsidRPr="00000000">
        <w:rPr>
          <w:rFonts w:ascii="Arial" w:cs="Arial" w:eastAsia="Arial" w:hAnsi="Arial"/>
          <w:i w:val="1"/>
          <w:iCs w:val="1"/>
          <w:sz w:val="24"/>
          <w:szCs w:val="24"/>
          <w:rtl w:val="0"/>
        </w:rPr>
        <w:t xml:space="preserve"> no solo moderniza el proceso administrativo, sino que también mejora la experiencia del ciudadano y la gestión financiera del organismo.</w:t>
      </w:r>
    </w:p>
    <w:p w:rsidR="00000000" w:rsidDel="00000000" w:rsidP="00000000" w:rsidRDefault="00000000" w:rsidRPr="00000000" w14:paraId="000000EC">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259" w:lineRule="auto"/>
        <w:jc w:val="both"/>
        <w:rPr>
          <w:rFonts w:ascii="Arial" w:cs="Arial" w:eastAsia="Arial" w:hAnsi="Arial"/>
          <w:b w:val="1"/>
          <w:bCs w:val="1"/>
          <w:i w:val="1"/>
          <w:iCs w:val="1"/>
          <w:color w:val="000000"/>
          <w:sz w:val="24"/>
          <w:szCs w:val="24"/>
        </w:rPr>
      </w:pPr>
      <w:bookmarkStart w:colFirst="0" w:colLast="0" w:name="_heading=h.uja56nrkizjs" w:id="44"/>
      <w:bookmarkEnd w:id="44"/>
      <w:r w:rsidDel="00000000" w:rsidR="00000000" w:rsidRPr="00000000">
        <w:rPr>
          <w:rFonts w:ascii="Arial" w:cs="Arial" w:eastAsia="Arial" w:hAnsi="Arial"/>
          <w:b w:val="1"/>
          <w:bCs w:val="1"/>
          <w:i w:val="1"/>
          <w:iCs w:val="1"/>
          <w:color w:val="000000"/>
          <w:sz w:val="24"/>
          <w:szCs w:val="24"/>
          <w:rtl w:val="0"/>
        </w:rPr>
        <w:t xml:space="preserve">Beneficios Cuantitativos y Cualitativos</w:t>
      </w:r>
    </w:p>
    <w:p w:rsidR="00000000" w:rsidDel="00000000" w:rsidP="00000000" w:rsidRDefault="00000000" w:rsidRPr="00000000" w14:paraId="000000EE">
      <w:pPr>
        <w:pStyle w:val="Heading3"/>
        <w:keepNext w:val="0"/>
        <w:keepLines w:val="0"/>
        <w:spacing w:after="80" w:before="280" w:line="259" w:lineRule="auto"/>
        <w:jc w:val="both"/>
        <w:rPr>
          <w:rFonts w:ascii="Arial" w:cs="Arial" w:eastAsia="Arial" w:hAnsi="Arial"/>
          <w:b w:val="1"/>
          <w:bCs w:val="1"/>
          <w:i w:val="1"/>
          <w:iCs w:val="1"/>
          <w:color w:val="000000"/>
          <w:sz w:val="24"/>
          <w:szCs w:val="24"/>
        </w:rPr>
      </w:pPr>
      <w:bookmarkStart w:colFirst="0" w:colLast="0" w:name="_heading=h.z64rtr1tls0p" w:id="45"/>
      <w:bookmarkEnd w:id="45"/>
      <w:r w:rsidDel="00000000" w:rsidR="00000000" w:rsidRPr="00000000">
        <w:rPr>
          <w:rFonts w:ascii="Arial" w:cs="Arial" w:eastAsia="Arial" w:hAnsi="Arial"/>
          <w:b w:val="1"/>
          <w:bCs w:val="1"/>
          <w:i w:val="1"/>
          <w:iCs w:val="1"/>
          <w:color w:val="000000"/>
          <w:sz w:val="24"/>
          <w:szCs w:val="24"/>
          <w:rtl w:val="0"/>
        </w:rPr>
        <w:t xml:space="preserve">Beneficios Cuantitativos</w:t>
      </w:r>
    </w:p>
    <w:p w:rsidR="00000000" w:rsidDel="00000000" w:rsidP="00000000" w:rsidRDefault="00000000" w:rsidRPr="00000000" w14:paraId="000000EF">
      <w:pPr>
        <w:numPr>
          <w:ilvl w:val="0"/>
          <w:numId w:val="70"/>
        </w:numPr>
        <w:spacing w:after="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Reducción del </w:t>
      </w:r>
      <w:r w:rsidDel="00000000" w:rsidR="00000000" w:rsidRPr="00000000">
        <w:rPr>
          <w:rFonts w:ascii="Arial" w:cs="Arial" w:eastAsia="Arial" w:hAnsi="Arial"/>
          <w:b w:val="1"/>
          <w:bCs w:val="1"/>
          <w:i w:val="1"/>
          <w:iCs w:val="1"/>
          <w:sz w:val="24"/>
          <w:szCs w:val="24"/>
          <w:rtl w:val="0"/>
        </w:rPr>
        <w:t xml:space="preserve">60-70%</w:t>
      </w:r>
      <w:r w:rsidDel="00000000" w:rsidR="00000000" w:rsidRPr="00000000">
        <w:rPr>
          <w:rFonts w:ascii="Arial" w:cs="Arial" w:eastAsia="Arial" w:hAnsi="Arial"/>
          <w:i w:val="1"/>
          <w:iCs w:val="1"/>
          <w:sz w:val="24"/>
          <w:szCs w:val="24"/>
          <w:rtl w:val="0"/>
        </w:rPr>
        <w:t xml:space="preserve"> en los tiempos de tramitación de expedientes.</w:t>
        <w:br w:type="textWrapping"/>
      </w:r>
    </w:p>
    <w:p w:rsidR="00000000" w:rsidDel="00000000" w:rsidP="00000000" w:rsidRDefault="00000000" w:rsidRPr="00000000" w14:paraId="000000F0">
      <w:pPr>
        <w:numPr>
          <w:ilvl w:val="0"/>
          <w:numId w:val="70"/>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Disminución del </w:t>
      </w:r>
      <w:r w:rsidDel="00000000" w:rsidR="00000000" w:rsidRPr="00000000">
        <w:rPr>
          <w:rFonts w:ascii="Arial" w:cs="Arial" w:eastAsia="Arial" w:hAnsi="Arial"/>
          <w:b w:val="1"/>
          <w:bCs w:val="1"/>
          <w:i w:val="1"/>
          <w:iCs w:val="1"/>
          <w:sz w:val="24"/>
          <w:szCs w:val="24"/>
          <w:rtl w:val="0"/>
        </w:rPr>
        <w:t xml:space="preserve">80%</w:t>
      </w:r>
      <w:r w:rsidDel="00000000" w:rsidR="00000000" w:rsidRPr="00000000">
        <w:rPr>
          <w:rFonts w:ascii="Arial" w:cs="Arial" w:eastAsia="Arial" w:hAnsi="Arial"/>
          <w:i w:val="1"/>
          <w:iCs w:val="1"/>
          <w:sz w:val="24"/>
          <w:szCs w:val="24"/>
          <w:rtl w:val="0"/>
        </w:rPr>
        <w:t xml:space="preserve"> en el uso de papel y archivos físicos.</w:t>
        <w:br w:type="textWrapping"/>
      </w:r>
    </w:p>
    <w:p w:rsidR="00000000" w:rsidDel="00000000" w:rsidP="00000000" w:rsidRDefault="00000000" w:rsidRPr="00000000" w14:paraId="000000F1">
      <w:pPr>
        <w:numPr>
          <w:ilvl w:val="0"/>
          <w:numId w:val="70"/>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Optimización del </w:t>
      </w:r>
      <w:r w:rsidDel="00000000" w:rsidR="00000000" w:rsidRPr="00000000">
        <w:rPr>
          <w:rFonts w:ascii="Arial" w:cs="Arial" w:eastAsia="Arial" w:hAnsi="Arial"/>
          <w:b w:val="1"/>
          <w:bCs w:val="1"/>
          <w:i w:val="1"/>
          <w:iCs w:val="1"/>
          <w:sz w:val="24"/>
          <w:szCs w:val="24"/>
          <w:rtl w:val="0"/>
        </w:rPr>
        <w:t xml:space="preserve">40%</w:t>
      </w:r>
      <w:r w:rsidDel="00000000" w:rsidR="00000000" w:rsidRPr="00000000">
        <w:rPr>
          <w:rFonts w:ascii="Arial" w:cs="Arial" w:eastAsia="Arial" w:hAnsi="Arial"/>
          <w:i w:val="1"/>
          <w:iCs w:val="1"/>
          <w:sz w:val="24"/>
          <w:szCs w:val="24"/>
          <w:rtl w:val="0"/>
        </w:rPr>
        <w:t xml:space="preserve"> de la carga laboral administrativa.</w:t>
        <w:br w:type="textWrapping"/>
      </w:r>
    </w:p>
    <w:p w:rsidR="00000000" w:rsidDel="00000000" w:rsidP="00000000" w:rsidRDefault="00000000" w:rsidRPr="00000000" w14:paraId="000000F2">
      <w:pPr>
        <w:numPr>
          <w:ilvl w:val="0"/>
          <w:numId w:val="70"/>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Reducción del </w:t>
      </w:r>
      <w:r w:rsidDel="00000000" w:rsidR="00000000" w:rsidRPr="00000000">
        <w:rPr>
          <w:rFonts w:ascii="Arial" w:cs="Arial" w:eastAsia="Arial" w:hAnsi="Arial"/>
          <w:b w:val="1"/>
          <w:bCs w:val="1"/>
          <w:i w:val="1"/>
          <w:iCs w:val="1"/>
          <w:sz w:val="24"/>
          <w:szCs w:val="24"/>
          <w:rtl w:val="0"/>
        </w:rPr>
        <w:t xml:space="preserve">30%</w:t>
      </w:r>
      <w:r w:rsidDel="00000000" w:rsidR="00000000" w:rsidRPr="00000000">
        <w:rPr>
          <w:rFonts w:ascii="Arial" w:cs="Arial" w:eastAsia="Arial" w:hAnsi="Arial"/>
          <w:i w:val="1"/>
          <w:iCs w:val="1"/>
          <w:sz w:val="24"/>
          <w:szCs w:val="24"/>
          <w:rtl w:val="0"/>
        </w:rPr>
        <w:t xml:space="preserve"> en consultas presenciales por el estado de expedientes.</w:t>
      </w:r>
    </w:p>
    <w:p w:rsidR="00000000" w:rsidDel="00000000" w:rsidP="00000000" w:rsidRDefault="00000000" w:rsidRPr="00000000" w14:paraId="000000F3">
      <w:pPr>
        <w:numPr>
          <w:ilvl w:val="0"/>
          <w:numId w:val="70"/>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Reducción del 100% de los pagos presenciales por aranceles.</w:t>
      </w:r>
    </w:p>
    <w:p w:rsidR="00000000" w:rsidDel="00000000" w:rsidP="00000000" w:rsidRDefault="00000000" w:rsidRPr="00000000" w14:paraId="000000F4">
      <w:pPr>
        <w:numPr>
          <w:ilvl w:val="0"/>
          <w:numId w:val="70"/>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Disminución del 90% en errores de registro de pagos.</w:t>
      </w:r>
    </w:p>
    <w:p w:rsidR="00000000" w:rsidDel="00000000" w:rsidP="00000000" w:rsidRDefault="00000000" w:rsidRPr="00000000" w14:paraId="000000F5">
      <w:pPr>
        <w:numPr>
          <w:ilvl w:val="0"/>
          <w:numId w:val="70"/>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Aumento del 50% en la eficiencia del control contable y financiero.</w:t>
      </w:r>
    </w:p>
    <w:p w:rsidR="00000000" w:rsidDel="00000000" w:rsidP="00000000" w:rsidRDefault="00000000" w:rsidRPr="00000000" w14:paraId="000000F6">
      <w:pPr>
        <w:pStyle w:val="Heading3"/>
        <w:keepNext w:val="0"/>
        <w:keepLines w:val="0"/>
        <w:spacing w:after="80" w:before="280" w:line="259" w:lineRule="auto"/>
        <w:jc w:val="both"/>
        <w:rPr>
          <w:rFonts w:ascii="Arial" w:cs="Arial" w:eastAsia="Arial" w:hAnsi="Arial"/>
          <w:b w:val="1"/>
          <w:bCs w:val="1"/>
          <w:i w:val="1"/>
          <w:iCs w:val="1"/>
          <w:color w:val="000000"/>
          <w:sz w:val="24"/>
          <w:szCs w:val="24"/>
        </w:rPr>
      </w:pPr>
      <w:bookmarkStart w:colFirst="0" w:colLast="0" w:name="_heading=h.hi23fk63lku2" w:id="46"/>
      <w:bookmarkEnd w:id="46"/>
      <w:r w:rsidDel="00000000" w:rsidR="00000000" w:rsidRPr="00000000">
        <w:rPr>
          <w:rFonts w:ascii="Arial" w:cs="Arial" w:eastAsia="Arial" w:hAnsi="Arial"/>
          <w:b w:val="1"/>
          <w:bCs w:val="1"/>
          <w:i w:val="1"/>
          <w:iCs w:val="1"/>
          <w:color w:val="000000"/>
          <w:sz w:val="24"/>
          <w:szCs w:val="24"/>
          <w:rtl w:val="0"/>
        </w:rPr>
        <w:t xml:space="preserve">Beneficios Cualitativos</w:t>
      </w:r>
    </w:p>
    <w:p w:rsidR="00000000" w:rsidDel="00000000" w:rsidP="00000000" w:rsidRDefault="00000000" w:rsidRPr="00000000" w14:paraId="000000F7">
      <w:pPr>
        <w:numPr>
          <w:ilvl w:val="0"/>
          <w:numId w:val="75"/>
        </w:numPr>
        <w:spacing w:after="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Mayor accesibilidad</w:t>
      </w:r>
      <w:r w:rsidDel="00000000" w:rsidR="00000000" w:rsidRPr="00000000">
        <w:rPr>
          <w:rFonts w:ascii="Arial" w:cs="Arial" w:eastAsia="Arial" w:hAnsi="Arial"/>
          <w:i w:val="1"/>
          <w:iCs w:val="1"/>
          <w:sz w:val="24"/>
          <w:szCs w:val="24"/>
          <w:rtl w:val="0"/>
        </w:rPr>
        <w:t xml:space="preserve">: Posibilidad de iniciar trámites de manera remota.</w:t>
        <w:br w:type="textWrapping"/>
      </w:r>
    </w:p>
    <w:p w:rsidR="00000000" w:rsidDel="00000000" w:rsidP="00000000" w:rsidRDefault="00000000" w:rsidRPr="00000000" w14:paraId="000000F8">
      <w:pPr>
        <w:numPr>
          <w:ilvl w:val="0"/>
          <w:numId w:val="75"/>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Mayor transparencia</w:t>
      </w:r>
      <w:r w:rsidDel="00000000" w:rsidR="00000000" w:rsidRPr="00000000">
        <w:rPr>
          <w:rFonts w:ascii="Arial" w:cs="Arial" w:eastAsia="Arial" w:hAnsi="Arial"/>
          <w:i w:val="1"/>
          <w:iCs w:val="1"/>
          <w:sz w:val="24"/>
          <w:szCs w:val="24"/>
          <w:rtl w:val="0"/>
        </w:rPr>
        <w:t xml:space="preserve">: El seguimiento en tiempo real evita demoras injustificadas.</w:t>
        <w:br w:type="textWrapping"/>
      </w:r>
    </w:p>
    <w:p w:rsidR="00000000" w:rsidDel="00000000" w:rsidP="00000000" w:rsidRDefault="00000000" w:rsidRPr="00000000" w14:paraId="000000F9">
      <w:pPr>
        <w:numPr>
          <w:ilvl w:val="0"/>
          <w:numId w:val="75"/>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Mejor experiencia del usuario</w:t>
      </w:r>
      <w:r w:rsidDel="00000000" w:rsidR="00000000" w:rsidRPr="00000000">
        <w:rPr>
          <w:rFonts w:ascii="Arial" w:cs="Arial" w:eastAsia="Arial" w:hAnsi="Arial"/>
          <w:i w:val="1"/>
          <w:iCs w:val="1"/>
          <w:sz w:val="24"/>
          <w:szCs w:val="24"/>
          <w:rtl w:val="0"/>
        </w:rPr>
        <w:t xml:space="preserve">: Reducción de tiempos de espera y respuestas automáticas.</w:t>
        <w:br w:type="textWrapping"/>
      </w:r>
    </w:p>
    <w:p w:rsidR="00000000" w:rsidDel="00000000" w:rsidP="00000000" w:rsidRDefault="00000000" w:rsidRPr="00000000" w14:paraId="000000FA">
      <w:pPr>
        <w:numPr>
          <w:ilvl w:val="0"/>
          <w:numId w:val="75"/>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Optimización del trabajo administrativo</w:t>
      </w:r>
      <w:r w:rsidDel="00000000" w:rsidR="00000000" w:rsidRPr="00000000">
        <w:rPr>
          <w:rFonts w:ascii="Arial" w:cs="Arial" w:eastAsia="Arial" w:hAnsi="Arial"/>
          <w:i w:val="1"/>
          <w:iCs w:val="1"/>
          <w:sz w:val="24"/>
          <w:szCs w:val="24"/>
          <w:rtl w:val="0"/>
        </w:rPr>
        <w:t xml:space="preserve">: Eliminación de tareas repetitivas y manuales.</w:t>
        <w:br w:type="textWrapping"/>
      </w:r>
    </w:p>
    <w:p w:rsidR="00000000" w:rsidDel="00000000" w:rsidP="00000000" w:rsidRDefault="00000000" w:rsidRPr="00000000" w14:paraId="000000FB">
      <w:pPr>
        <w:numPr>
          <w:ilvl w:val="0"/>
          <w:numId w:val="75"/>
        </w:numPr>
        <w:spacing w:after="240" w:before="240" w:lineRule="auto"/>
        <w:ind w:left="720" w:right="600" w:hanging="360"/>
        <w:jc w:val="both"/>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Seguridad documental: </w:t>
      </w:r>
      <w:r w:rsidDel="00000000" w:rsidR="00000000" w:rsidRPr="00000000">
        <w:rPr>
          <w:rFonts w:ascii="Arial" w:cs="Arial" w:eastAsia="Arial" w:hAnsi="Arial"/>
          <w:i w:val="1"/>
          <w:iCs w:val="1"/>
          <w:sz w:val="24"/>
          <w:szCs w:val="24"/>
          <w:rtl w:val="0"/>
        </w:rPr>
        <w:t xml:space="preserve">Protección de los datos mediante almacenamiento seguro y control de accesos basado en roles, garantizando la integridad y trazabilidad de la documentación.</w:t>
      </w:r>
    </w:p>
    <w:p w:rsidR="00000000" w:rsidDel="00000000" w:rsidP="00000000" w:rsidRDefault="00000000" w:rsidRPr="00000000" w14:paraId="000000FC">
      <w:pPr>
        <w:numPr>
          <w:ilvl w:val="0"/>
          <w:numId w:val="75"/>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Mejor comunicación:</w:t>
      </w:r>
      <w:r w:rsidDel="00000000" w:rsidR="00000000" w:rsidRPr="00000000">
        <w:rPr>
          <w:rFonts w:ascii="Arial" w:cs="Arial" w:eastAsia="Arial" w:hAnsi="Arial"/>
          <w:i w:val="1"/>
          <w:iCs w:val="1"/>
          <w:sz w:val="24"/>
          <w:szCs w:val="24"/>
          <w:rtl w:val="0"/>
        </w:rPr>
        <w:t xml:space="preserve"> El sistema establece una base tecnológica que permitirá incorporar en el futuro canales de comunicación directa entre presentantes y la DPA.</w:t>
      </w:r>
    </w:p>
    <w:p w:rsidR="00000000" w:rsidDel="00000000" w:rsidP="00000000" w:rsidRDefault="00000000" w:rsidRPr="00000000" w14:paraId="000000FD">
      <w:pPr>
        <w:numPr>
          <w:ilvl w:val="0"/>
          <w:numId w:val="75"/>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Facilidad de pago:</w:t>
      </w:r>
      <w:r w:rsidDel="00000000" w:rsidR="00000000" w:rsidRPr="00000000">
        <w:rPr>
          <w:rFonts w:ascii="Arial" w:cs="Arial" w:eastAsia="Arial" w:hAnsi="Arial"/>
          <w:i w:val="1"/>
          <w:iCs w:val="1"/>
          <w:sz w:val="24"/>
          <w:szCs w:val="24"/>
          <w:rtl w:val="0"/>
        </w:rPr>
        <w:t xml:space="preserve"> Los usuarios podrán completar todo el trámite —desde la carga del expediente hasta el pago— de manera completamente digital.</w:t>
      </w:r>
    </w:p>
    <w:p w:rsidR="00000000" w:rsidDel="00000000" w:rsidP="00000000" w:rsidRDefault="00000000" w:rsidRPr="00000000" w14:paraId="000000FE">
      <w:pPr>
        <w:numPr>
          <w:ilvl w:val="0"/>
          <w:numId w:val="75"/>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Mayor transparencia económica:</w:t>
      </w:r>
      <w:r w:rsidDel="00000000" w:rsidR="00000000" w:rsidRPr="00000000">
        <w:rPr>
          <w:rFonts w:ascii="Arial" w:cs="Arial" w:eastAsia="Arial" w:hAnsi="Arial"/>
          <w:i w:val="1"/>
          <w:iCs w:val="1"/>
          <w:sz w:val="24"/>
          <w:szCs w:val="24"/>
          <w:rtl w:val="0"/>
        </w:rPr>
        <w:t xml:space="preserve"> Los pagos quedan registrados automáticamente, garantizando trazabilidad y control.</w:t>
      </w:r>
    </w:p>
    <w:p w:rsidR="00000000" w:rsidDel="00000000" w:rsidP="00000000" w:rsidRDefault="00000000" w:rsidRPr="00000000" w14:paraId="000000FF">
      <w:pPr>
        <w:numPr>
          <w:ilvl w:val="0"/>
          <w:numId w:val="75"/>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Mejor administración financiera:</w:t>
      </w:r>
      <w:r w:rsidDel="00000000" w:rsidR="00000000" w:rsidRPr="00000000">
        <w:rPr>
          <w:rFonts w:ascii="Arial" w:cs="Arial" w:eastAsia="Arial" w:hAnsi="Arial"/>
          <w:i w:val="1"/>
          <w:iCs w:val="1"/>
          <w:sz w:val="24"/>
          <w:szCs w:val="24"/>
          <w:rtl w:val="0"/>
        </w:rPr>
        <w:t xml:space="preserve"> La DPA podrá disponer de reportes automáticos sobre los ingresos por trámites.</w:t>
      </w:r>
    </w:p>
    <w:p w:rsidR="00000000" w:rsidDel="00000000" w:rsidP="00000000" w:rsidRDefault="00000000" w:rsidRPr="00000000" w14:paraId="00000100">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01">
      <w:pPr>
        <w:pStyle w:val="Heading2"/>
        <w:keepNext w:val="0"/>
        <w:keepLines w:val="0"/>
        <w:spacing w:after="80" w:before="360" w:line="259" w:lineRule="auto"/>
        <w:jc w:val="both"/>
        <w:rPr>
          <w:rFonts w:ascii="Arial" w:cs="Arial" w:eastAsia="Arial" w:hAnsi="Arial"/>
          <w:b w:val="1"/>
          <w:bCs w:val="1"/>
          <w:i w:val="1"/>
          <w:iCs w:val="1"/>
          <w:color w:val="000000"/>
          <w:sz w:val="24"/>
          <w:szCs w:val="24"/>
        </w:rPr>
      </w:pPr>
      <w:bookmarkStart w:colFirst="0" w:colLast="0" w:name="_heading=h.92dkzw819ovf" w:id="47"/>
      <w:bookmarkEnd w:id="47"/>
      <w:r w:rsidDel="00000000" w:rsidR="00000000" w:rsidRPr="00000000">
        <w:rPr>
          <w:rFonts w:ascii="Arial" w:cs="Arial" w:eastAsia="Arial" w:hAnsi="Arial"/>
          <w:b w:val="1"/>
          <w:bCs w:val="1"/>
          <w:i w:val="1"/>
          <w:iCs w:val="1"/>
          <w:color w:val="000000"/>
          <w:sz w:val="24"/>
          <w:szCs w:val="24"/>
          <w:rtl w:val="0"/>
        </w:rPr>
        <w:t xml:space="preserve">Tecnologías Similares y Comparativa</w:t>
      </w:r>
    </w:p>
    <w:p w:rsidR="00000000" w:rsidDel="00000000" w:rsidP="00000000" w:rsidRDefault="00000000" w:rsidRPr="00000000" w14:paraId="00000102">
      <w:pPr>
        <w:pStyle w:val="Heading3"/>
        <w:keepNext w:val="0"/>
        <w:keepLines w:val="0"/>
        <w:spacing w:after="80" w:before="280" w:line="259" w:lineRule="auto"/>
        <w:jc w:val="both"/>
        <w:rPr>
          <w:rFonts w:ascii="Arial" w:cs="Arial" w:eastAsia="Arial" w:hAnsi="Arial"/>
          <w:b w:val="1"/>
          <w:bCs w:val="1"/>
          <w:i w:val="1"/>
          <w:iCs w:val="1"/>
          <w:color w:val="000000"/>
          <w:sz w:val="24"/>
          <w:szCs w:val="24"/>
        </w:rPr>
      </w:pPr>
      <w:bookmarkStart w:colFirst="0" w:colLast="0" w:name="_heading=h.4we733d0gbqx" w:id="48"/>
      <w:bookmarkEnd w:id="48"/>
      <w:r w:rsidDel="00000000" w:rsidR="00000000" w:rsidRPr="00000000">
        <w:rPr>
          <w:rFonts w:ascii="Arial" w:cs="Arial" w:eastAsia="Arial" w:hAnsi="Arial"/>
          <w:b w:val="1"/>
          <w:bCs w:val="1"/>
          <w:i w:val="1"/>
          <w:iCs w:val="1"/>
          <w:color w:val="000000"/>
          <w:sz w:val="24"/>
          <w:szCs w:val="24"/>
          <w:rtl w:val="0"/>
        </w:rPr>
        <w:t xml:space="preserve">Otras plataformas de gestión de expedientes en Argentina</w:t>
      </w:r>
    </w:p>
    <w:p w:rsidR="00000000" w:rsidDel="00000000" w:rsidP="00000000" w:rsidRDefault="00000000" w:rsidRPr="00000000" w14:paraId="00000103">
      <w:pPr>
        <w:numPr>
          <w:ilvl w:val="0"/>
          <w:numId w:val="72"/>
        </w:numPr>
        <w:spacing w:after="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Expediente Electrónico (EE)</w:t>
      </w:r>
      <w:r w:rsidDel="00000000" w:rsidR="00000000" w:rsidRPr="00000000">
        <w:rPr>
          <w:rFonts w:ascii="Arial" w:cs="Arial" w:eastAsia="Arial" w:hAnsi="Arial"/>
          <w:i w:val="1"/>
          <w:iCs w:val="1"/>
          <w:sz w:val="24"/>
          <w:szCs w:val="24"/>
          <w:rtl w:val="0"/>
        </w:rPr>
        <w:t xml:space="preserve"> del Estado Nacional</w:t>
        <w:br w:type="textWrapping"/>
      </w:r>
    </w:p>
    <w:p w:rsidR="00000000" w:rsidDel="00000000" w:rsidP="00000000" w:rsidRDefault="00000000" w:rsidRPr="00000000" w14:paraId="00000104">
      <w:pPr>
        <w:numPr>
          <w:ilvl w:val="1"/>
          <w:numId w:val="72"/>
        </w:numPr>
        <w:spacing w:after="0"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Plataforma utilizada a nivel nacional en organismos gubernamentales.</w:t>
        <w:br w:type="textWrapping"/>
      </w:r>
    </w:p>
    <w:p w:rsidR="00000000" w:rsidDel="00000000" w:rsidP="00000000" w:rsidRDefault="00000000" w:rsidRPr="00000000" w14:paraId="00000105">
      <w:pPr>
        <w:numPr>
          <w:ilvl w:val="1"/>
          <w:numId w:val="72"/>
        </w:numPr>
        <w:spacing w:after="0"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Requiere infraestructura avanzada y capacitación específica.</w:t>
        <w:br w:type="textWrapping"/>
      </w:r>
    </w:p>
    <w:p w:rsidR="00000000" w:rsidDel="00000000" w:rsidP="00000000" w:rsidRDefault="00000000" w:rsidRPr="00000000" w14:paraId="00000106">
      <w:pPr>
        <w:numPr>
          <w:ilvl w:val="1"/>
          <w:numId w:val="72"/>
        </w:numPr>
        <w:spacing w:after="0"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está implementado en la Dirección Provincial del Agua.</w:t>
        <w:br w:type="textWrapping"/>
      </w:r>
    </w:p>
    <w:p w:rsidR="00000000" w:rsidDel="00000000" w:rsidP="00000000" w:rsidRDefault="00000000" w:rsidRPr="00000000" w14:paraId="00000107">
      <w:pPr>
        <w:numPr>
          <w:ilvl w:val="0"/>
          <w:numId w:val="72"/>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Sistema de Gestión Documental Electrónica (GDE)</w:t>
        <w:br w:type="textWrapping"/>
      </w:r>
      <w:r w:rsidDel="00000000" w:rsidR="00000000" w:rsidRPr="00000000">
        <w:rPr>
          <w:rtl w:val="0"/>
        </w:rPr>
      </w:r>
    </w:p>
    <w:p w:rsidR="00000000" w:rsidDel="00000000" w:rsidP="00000000" w:rsidRDefault="00000000" w:rsidRPr="00000000" w14:paraId="00000108">
      <w:pPr>
        <w:numPr>
          <w:ilvl w:val="1"/>
          <w:numId w:val="72"/>
        </w:numPr>
        <w:spacing w:after="0"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Integrado con otros organismos gubernamentales.</w:t>
        <w:br w:type="textWrapping"/>
      </w:r>
    </w:p>
    <w:p w:rsidR="00000000" w:rsidDel="00000000" w:rsidP="00000000" w:rsidRDefault="00000000" w:rsidRPr="00000000" w14:paraId="00000109">
      <w:pPr>
        <w:numPr>
          <w:ilvl w:val="1"/>
          <w:numId w:val="72"/>
        </w:numPr>
        <w:spacing w:after="0"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Complejo de adaptar a organismos provinciales sin inversión adicional.</w:t>
        <w:br w:type="textWrapping"/>
      </w:r>
    </w:p>
    <w:p w:rsidR="00000000" w:rsidDel="00000000" w:rsidP="00000000" w:rsidRDefault="00000000" w:rsidRPr="00000000" w14:paraId="0000010A">
      <w:pPr>
        <w:numPr>
          <w:ilvl w:val="0"/>
          <w:numId w:val="72"/>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Plataformas de gestión municipales y provinciales</w:t>
        <w:br w:type="textWrapping"/>
      </w:r>
      <w:r w:rsidDel="00000000" w:rsidR="00000000" w:rsidRPr="00000000">
        <w:rPr>
          <w:rtl w:val="0"/>
        </w:rPr>
      </w:r>
    </w:p>
    <w:p w:rsidR="00000000" w:rsidDel="00000000" w:rsidP="00000000" w:rsidRDefault="00000000" w:rsidRPr="00000000" w14:paraId="0000010B">
      <w:pPr>
        <w:numPr>
          <w:ilvl w:val="1"/>
          <w:numId w:val="72"/>
        </w:numPr>
        <w:spacing w:after="0"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Existen sistemas desarrollados en algunas provincias, pero con funcionalidades limitadas.</w:t>
        <w:br w:type="textWrapping"/>
      </w:r>
    </w:p>
    <w:p w:rsidR="00000000" w:rsidDel="00000000" w:rsidP="00000000" w:rsidRDefault="00000000" w:rsidRPr="00000000" w14:paraId="0000010C">
      <w:pPr>
        <w:numPr>
          <w:ilvl w:val="1"/>
          <w:numId w:val="72"/>
        </w:numPr>
        <w:spacing w:after="240" w:before="240" w:lineRule="auto"/>
        <w:ind w:left="1440" w:right="60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Generalmente presentan limitaciones en la trazabilidad del proceso y en la integración de servicios digitales complementarios.</w:t>
      </w:r>
    </w:p>
    <w:p w:rsidR="00000000" w:rsidDel="00000000" w:rsidP="00000000" w:rsidRDefault="00000000" w:rsidRPr="00000000" w14:paraId="0000010D">
      <w:pPr>
        <w:spacing w:after="240" w:lineRule="auto"/>
        <w:ind w:left="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 diferencia de otros sistemas provinciales, el presente proyecto incorpora una pasarela de pago integrada, característica poco habitual en plataformas gubernamentales de gestión de expedientes, lo que representa un salto cualitativo en materia de digitalización y atención ciudadana.</w:t>
        <w:br w:type="textWrapping"/>
      </w:r>
    </w:p>
    <w:p w:rsidR="00000000" w:rsidDel="00000000" w:rsidP="00000000" w:rsidRDefault="00000000" w:rsidRPr="00000000" w14:paraId="0000010E">
      <w:pPr>
        <w:pStyle w:val="Heading3"/>
        <w:keepNext w:val="0"/>
        <w:keepLines w:val="0"/>
        <w:spacing w:after="80" w:before="280" w:line="259" w:lineRule="auto"/>
        <w:jc w:val="both"/>
        <w:rPr>
          <w:rFonts w:ascii="Arial" w:cs="Arial" w:eastAsia="Arial" w:hAnsi="Arial"/>
          <w:b w:val="1"/>
          <w:bCs w:val="1"/>
          <w:i w:val="1"/>
          <w:iCs w:val="1"/>
          <w:color w:val="000000"/>
          <w:sz w:val="24"/>
          <w:szCs w:val="24"/>
        </w:rPr>
      </w:pPr>
      <w:bookmarkStart w:colFirst="0" w:colLast="0" w:name="_heading=h.dmweh1swq9w" w:id="49"/>
      <w:bookmarkEnd w:id="49"/>
      <w:r w:rsidDel="00000000" w:rsidR="00000000" w:rsidRPr="00000000">
        <w:rPr>
          <w:rFonts w:ascii="Arial" w:cs="Arial" w:eastAsia="Arial" w:hAnsi="Arial"/>
          <w:b w:val="1"/>
          <w:bCs w:val="1"/>
          <w:i w:val="1"/>
          <w:iCs w:val="1"/>
          <w:color w:val="000000"/>
          <w:sz w:val="24"/>
          <w:szCs w:val="24"/>
          <w:rtl w:val="0"/>
        </w:rPr>
        <w:t xml:space="preserve">Justificación de la elección de tecnología</w:t>
      </w:r>
    </w:p>
    <w:p w:rsidR="00000000" w:rsidDel="00000000" w:rsidP="00000000" w:rsidRDefault="00000000" w:rsidRPr="00000000" w14:paraId="0000010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Sistema de Expedientes Digitales de la Dirección Provincial del Agua se desarrollará con tecnologías web modernas, permitiendo:</w:t>
      </w:r>
    </w:p>
    <w:p w:rsidR="00000000" w:rsidDel="00000000" w:rsidP="00000000" w:rsidRDefault="00000000" w:rsidRPr="00000000" w14:paraId="00000110">
      <w:pPr>
        <w:numPr>
          <w:ilvl w:val="0"/>
          <w:numId w:val="87"/>
        </w:numPr>
        <w:spacing w:after="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Flexibilidad y escalabilidad</w:t>
      </w:r>
      <w:r w:rsidDel="00000000" w:rsidR="00000000" w:rsidRPr="00000000">
        <w:rPr>
          <w:rFonts w:ascii="Arial" w:cs="Arial" w:eastAsia="Arial" w:hAnsi="Arial"/>
          <w:i w:val="1"/>
          <w:iCs w:val="1"/>
          <w:sz w:val="24"/>
          <w:szCs w:val="24"/>
          <w:rtl w:val="0"/>
        </w:rPr>
        <w:t xml:space="preserve">: Posibilidad de expandirse a otros trámites.</w:t>
        <w:br w:type="textWrapping"/>
      </w:r>
    </w:p>
    <w:p w:rsidR="00000000" w:rsidDel="00000000" w:rsidP="00000000" w:rsidRDefault="00000000" w:rsidRPr="00000000" w14:paraId="00000111">
      <w:pPr>
        <w:numPr>
          <w:ilvl w:val="0"/>
          <w:numId w:val="87"/>
        </w:numPr>
        <w:spacing w:after="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Bajo costo de implementación</w:t>
      </w:r>
      <w:r w:rsidDel="00000000" w:rsidR="00000000" w:rsidRPr="00000000">
        <w:rPr>
          <w:rFonts w:ascii="Arial" w:cs="Arial" w:eastAsia="Arial" w:hAnsi="Arial"/>
          <w:i w:val="1"/>
          <w:iCs w:val="1"/>
          <w:sz w:val="24"/>
          <w:szCs w:val="24"/>
          <w:rtl w:val="0"/>
        </w:rPr>
        <w:t xml:space="preserve">: Comparado con soluciones nacionales como EE o GDE.</w:t>
        <w:br w:type="textWrapping"/>
      </w:r>
    </w:p>
    <w:p w:rsidR="00000000" w:rsidDel="00000000" w:rsidP="00000000" w:rsidRDefault="00000000" w:rsidRPr="00000000" w14:paraId="00000112">
      <w:pPr>
        <w:numPr>
          <w:ilvl w:val="0"/>
          <w:numId w:val="87"/>
        </w:numPr>
        <w:spacing w:after="240"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Accesibilidad multiplataforma</w:t>
      </w:r>
      <w:r w:rsidDel="00000000" w:rsidR="00000000" w:rsidRPr="00000000">
        <w:rPr>
          <w:rFonts w:ascii="Arial" w:cs="Arial" w:eastAsia="Arial" w:hAnsi="Arial"/>
          <w:i w:val="1"/>
          <w:iCs w:val="1"/>
          <w:sz w:val="24"/>
          <w:szCs w:val="24"/>
          <w:rtl w:val="0"/>
        </w:rPr>
        <w:t xml:space="preserve">: Disponible desde PC y dispositivos móviles.</w:t>
        <w:br w:type="textWrapping"/>
      </w:r>
    </w:p>
    <w:p w:rsidR="00000000" w:rsidDel="00000000" w:rsidP="00000000" w:rsidRDefault="00000000" w:rsidRPr="00000000" w14:paraId="0000011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Esta solución es la mejor alternativa para la modernización del organismo, ya que combina baja inversión inicial, facilidad de uso y gran impacto en la eficiencia del servicio.</w:t>
      </w:r>
    </w:p>
    <w:p w:rsidR="00000000" w:rsidDel="00000000" w:rsidP="00000000" w:rsidRDefault="00000000" w:rsidRPr="00000000" w14:paraId="00000114">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ibv4lyodfe6i" w:id="50"/>
      <w:bookmarkEnd w:id="50"/>
      <w:r w:rsidDel="00000000" w:rsidR="00000000" w:rsidRPr="00000000">
        <w:rPr>
          <w:rtl w:val="0"/>
        </w:rPr>
      </w:r>
    </w:p>
    <w:p w:rsidR="00000000" w:rsidDel="00000000" w:rsidP="00000000" w:rsidRDefault="00000000" w:rsidRPr="00000000" w14:paraId="00000115">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rvoixj6owra2" w:id="51"/>
      <w:bookmarkEnd w:id="51"/>
      <w:r w:rsidDel="00000000" w:rsidR="00000000" w:rsidRPr="00000000">
        <w:rPr>
          <w:rFonts w:ascii="Arial" w:cs="Arial" w:eastAsia="Arial" w:hAnsi="Arial"/>
          <w:b w:val="1"/>
          <w:bCs w:val="1"/>
          <w:color w:val="000000"/>
          <w:sz w:val="24"/>
          <w:szCs w:val="24"/>
          <w:rtl w:val="0"/>
        </w:rPr>
        <w:t xml:space="preserve">5. Gestión del Proyecto</w:t>
      </w:r>
    </w:p>
    <w:p w:rsidR="00000000" w:rsidDel="00000000" w:rsidP="00000000" w:rsidRDefault="00000000" w:rsidRPr="00000000" w14:paraId="00000116">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prqvfuwuld3w" w:id="52"/>
      <w:bookmarkEnd w:id="52"/>
      <w:r w:rsidDel="00000000" w:rsidR="00000000" w:rsidRPr="00000000">
        <w:rPr>
          <w:rFonts w:ascii="Arial" w:cs="Arial" w:eastAsia="Arial" w:hAnsi="Arial"/>
          <w:b w:val="1"/>
          <w:bCs w:val="1"/>
          <w:color w:val="000000"/>
          <w:sz w:val="24"/>
          <w:szCs w:val="24"/>
          <w:rtl w:val="0"/>
        </w:rPr>
        <w:t xml:space="preserve">5.1 Fases del Proyecto</w:t>
      </w:r>
    </w:p>
    <w:p w:rsidR="00000000" w:rsidDel="00000000" w:rsidP="00000000" w:rsidRDefault="00000000" w:rsidRPr="00000000" w14:paraId="00000117">
      <w:pPr>
        <w:pStyle w:val="Heading3"/>
        <w:keepNext w:val="0"/>
        <w:keepLines w:val="0"/>
        <w:numPr>
          <w:ilvl w:val="0"/>
          <w:numId w:val="62"/>
        </w:numPr>
        <w:spacing w:after="0" w:afterAutospacing="0" w:before="240" w:line="259" w:lineRule="auto"/>
        <w:ind w:left="72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b w:val="1"/>
          <w:bCs w:val="1"/>
          <w:color w:val="000000"/>
          <w:sz w:val="24"/>
          <w:szCs w:val="24"/>
          <w:rtl w:val="0"/>
        </w:rPr>
        <w:t xml:space="preserve">Inicio y planificación</w:t>
        <w:br w:type="textWrapping"/>
      </w:r>
    </w:p>
    <w:p w:rsidR="00000000" w:rsidDel="00000000" w:rsidP="00000000" w:rsidRDefault="00000000" w:rsidRPr="00000000" w14:paraId="00000118">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Definición de objetivos y alcance.</w:t>
        <w:br w:type="textWrapping"/>
      </w:r>
    </w:p>
    <w:p w:rsidR="00000000" w:rsidDel="00000000" w:rsidP="00000000" w:rsidRDefault="00000000" w:rsidRPr="00000000" w14:paraId="00000119">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Identificación de interesados.</w:t>
        <w:br w:type="textWrapping"/>
      </w:r>
    </w:p>
    <w:p w:rsidR="00000000" w:rsidDel="00000000" w:rsidP="00000000" w:rsidRDefault="00000000" w:rsidRPr="00000000" w14:paraId="0000011A">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Planificación de recursos y cronograma.</w:t>
        <w:br w:type="textWrapping"/>
      </w:r>
    </w:p>
    <w:p w:rsidR="00000000" w:rsidDel="00000000" w:rsidP="00000000" w:rsidRDefault="00000000" w:rsidRPr="00000000" w14:paraId="0000011B">
      <w:pPr>
        <w:pStyle w:val="Heading3"/>
        <w:keepNext w:val="0"/>
        <w:keepLines w:val="0"/>
        <w:numPr>
          <w:ilvl w:val="0"/>
          <w:numId w:val="62"/>
        </w:numPr>
        <w:spacing w:after="0" w:afterAutospacing="0" w:before="0" w:beforeAutospacing="0" w:line="259" w:lineRule="auto"/>
        <w:ind w:left="72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b w:val="1"/>
          <w:bCs w:val="1"/>
          <w:color w:val="000000"/>
          <w:sz w:val="24"/>
          <w:szCs w:val="24"/>
          <w:rtl w:val="0"/>
        </w:rPr>
        <w:t xml:space="preserve">Análisis de requerimientos</w:t>
        <w:br w:type="textWrapping"/>
      </w:r>
    </w:p>
    <w:p w:rsidR="00000000" w:rsidDel="00000000" w:rsidP="00000000" w:rsidRDefault="00000000" w:rsidRPr="00000000" w14:paraId="0000011C">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Relevamiento de trámites (Constancia de Prefactibilidad de No Inundabilidad, Líneas de Ribera).</w:t>
        <w:br w:type="textWrapping"/>
      </w:r>
    </w:p>
    <w:p w:rsidR="00000000" w:rsidDel="00000000" w:rsidP="00000000" w:rsidRDefault="00000000" w:rsidRPr="00000000" w14:paraId="0000011D">
      <w:pPr>
        <w:numPr>
          <w:ilvl w:val="1"/>
          <w:numId w:val="62"/>
        </w:numPr>
        <w:ind w:left="1440" w:hanging="360"/>
        <w:rPr>
          <w:sz w:val="24"/>
          <w:szCs w:val="24"/>
        </w:rPr>
      </w:pPr>
      <w:r w:rsidDel="00000000" w:rsidR="00000000" w:rsidRPr="00000000">
        <w:rPr>
          <w:rFonts w:ascii="Arial" w:cs="Arial" w:eastAsia="Arial" w:hAnsi="Arial"/>
          <w:sz w:val="24"/>
          <w:szCs w:val="24"/>
          <w:rtl w:val="0"/>
        </w:rPr>
        <w:t xml:space="preserve">Identificación de requerimientos para la integración de una pasarela de pago electrónica (flujos de pago, validaciones, comprobantes, seguridad).</w:t>
      </w:r>
    </w:p>
    <w:p w:rsidR="00000000" w:rsidDel="00000000" w:rsidP="00000000" w:rsidRDefault="00000000" w:rsidRPr="00000000" w14:paraId="0000011E">
      <w:pPr>
        <w:numPr>
          <w:ilvl w:val="1"/>
          <w:numId w:val="62"/>
        </w:numPr>
        <w:spacing w:after="240" w:before="240" w:lineRule="auto"/>
        <w:ind w:left="1440" w:right="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requerimientos para la validación y aprobación de expedientes mediante control de roles y permisos por parte de la autoridad competente (Director).</w:t>
      </w:r>
      <w:r w:rsidDel="00000000" w:rsidR="00000000" w:rsidRPr="00000000">
        <w:rPr>
          <w:rtl w:val="0"/>
        </w:rPr>
      </w:r>
    </w:p>
    <w:p w:rsidR="00000000" w:rsidDel="00000000" w:rsidP="00000000" w:rsidRDefault="00000000" w:rsidRPr="00000000" w14:paraId="0000011F">
      <w:pPr>
        <w:pStyle w:val="Heading3"/>
        <w:keepNext w:val="0"/>
        <w:keepLines w:val="0"/>
        <w:numPr>
          <w:ilvl w:val="1"/>
          <w:numId w:val="62"/>
        </w:numPr>
        <w:spacing w:after="0" w:afterAutospacing="0" w:before="24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Diagramas de casos de uso y flujos de procesos.</w:t>
        <w:br w:type="textWrapping"/>
      </w:r>
    </w:p>
    <w:p w:rsidR="00000000" w:rsidDel="00000000" w:rsidP="00000000" w:rsidRDefault="00000000" w:rsidRPr="00000000" w14:paraId="00000120">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Priorización de funcionalidades iniciales.</w:t>
        <w:br w:type="textWrapping"/>
      </w:r>
    </w:p>
    <w:p w:rsidR="00000000" w:rsidDel="00000000" w:rsidP="00000000" w:rsidRDefault="00000000" w:rsidRPr="00000000" w14:paraId="00000121">
      <w:pPr>
        <w:pStyle w:val="Heading3"/>
        <w:keepNext w:val="0"/>
        <w:keepLines w:val="0"/>
        <w:numPr>
          <w:ilvl w:val="0"/>
          <w:numId w:val="62"/>
        </w:numPr>
        <w:spacing w:after="0" w:afterAutospacing="0" w:before="0" w:beforeAutospacing="0" w:line="259" w:lineRule="auto"/>
        <w:ind w:left="72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b w:val="1"/>
          <w:bCs w:val="1"/>
          <w:color w:val="000000"/>
          <w:sz w:val="24"/>
          <w:szCs w:val="24"/>
          <w:rtl w:val="0"/>
        </w:rPr>
        <w:t xml:space="preserve">Diseño</w:t>
        <w:br w:type="textWrapping"/>
      </w:r>
    </w:p>
    <w:p w:rsidR="00000000" w:rsidDel="00000000" w:rsidP="00000000" w:rsidRDefault="00000000" w:rsidRPr="00000000" w14:paraId="00000122">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Diseño de la base de datos en MySQL.</w:t>
        <w:br w:type="textWrapping"/>
      </w:r>
    </w:p>
    <w:p w:rsidR="00000000" w:rsidDel="00000000" w:rsidP="00000000" w:rsidRDefault="00000000" w:rsidRPr="00000000" w14:paraId="00000123">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Diseño de interfaces (mockups en Figma).</w:t>
        <w:br w:type="textWrapping"/>
      </w:r>
    </w:p>
    <w:p w:rsidR="00000000" w:rsidDel="00000000" w:rsidP="00000000" w:rsidRDefault="00000000" w:rsidRPr="00000000" w14:paraId="00000124">
      <w:pPr>
        <w:pStyle w:val="Heading3"/>
        <w:keepNext w:val="0"/>
        <w:keepLines w:val="0"/>
        <w:numPr>
          <w:ilvl w:val="1"/>
          <w:numId w:val="62"/>
        </w:numPr>
        <w:spacing w:after="24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Arquitectura del backend (Node + Express) y frontend (React + Vite).</w:t>
      </w:r>
    </w:p>
    <w:p w:rsidR="00000000" w:rsidDel="00000000" w:rsidP="00000000" w:rsidRDefault="00000000" w:rsidRPr="00000000" w14:paraId="00000125">
      <w:pPr>
        <w:pStyle w:val="Heading3"/>
        <w:keepNext w:val="0"/>
        <w:keepLines w:val="0"/>
        <w:spacing w:after="240" w:before="240" w:line="259" w:lineRule="auto"/>
        <w:ind w:left="0" w:firstLine="0"/>
        <w:rPr>
          <w:rFonts w:ascii="Arial" w:cs="Arial" w:eastAsia="Arial" w:hAnsi="Arial"/>
          <w:color w:val="000000"/>
          <w:sz w:val="24"/>
          <w:szCs w:val="24"/>
        </w:rPr>
      </w:pPr>
      <w:bookmarkStart w:colFirst="0" w:colLast="0" w:name="_heading=h.phxfa4wl3bm6" w:id="54"/>
      <w:bookmarkEnd w:id="54"/>
      <w:r w:rsidDel="00000000" w:rsidR="00000000" w:rsidRPr="00000000">
        <w:rPr>
          <w:rtl w:val="0"/>
        </w:rPr>
      </w:r>
    </w:p>
    <w:p w:rsidR="00000000" w:rsidDel="00000000" w:rsidP="00000000" w:rsidRDefault="00000000" w:rsidRPr="00000000" w14:paraId="00000126">
      <w:pPr>
        <w:pStyle w:val="Heading3"/>
        <w:keepNext w:val="0"/>
        <w:keepLines w:val="0"/>
        <w:numPr>
          <w:ilvl w:val="1"/>
          <w:numId w:val="62"/>
        </w:numPr>
        <w:spacing w:after="0" w:afterAutospacing="0" w:before="240" w:line="259" w:lineRule="auto"/>
        <w:ind w:left="1440" w:hanging="360"/>
        <w:rPr>
          <w:rFonts w:ascii="Arial" w:cs="Arial" w:eastAsia="Arial" w:hAnsi="Arial"/>
          <w:color w:val="000000"/>
          <w:sz w:val="24"/>
          <w:szCs w:val="24"/>
        </w:rPr>
      </w:pPr>
      <w:bookmarkStart w:colFirst="0" w:colLast="0" w:name="_heading=h.5jabv2lvaq7i" w:id="55"/>
      <w:bookmarkEnd w:id="55"/>
      <w:r w:rsidDel="00000000" w:rsidR="00000000" w:rsidRPr="00000000">
        <w:rPr>
          <w:rFonts w:ascii="Arial" w:cs="Arial" w:eastAsia="Arial" w:hAnsi="Arial"/>
          <w:color w:val="000000"/>
          <w:sz w:val="24"/>
          <w:szCs w:val="24"/>
          <w:rtl w:val="0"/>
        </w:rPr>
        <w:t xml:space="preserve">Diseño del flujo de pago electrónico: integración con servicios de cobro, confirmación automática y vinculación con expedientes.</w:t>
      </w:r>
    </w:p>
    <w:p w:rsidR="00000000" w:rsidDel="00000000" w:rsidP="00000000" w:rsidRDefault="00000000" w:rsidRPr="00000000" w14:paraId="00000127">
      <w:pPr>
        <w:pStyle w:val="Heading3"/>
        <w:keepNext w:val="0"/>
        <w:keepLines w:val="0"/>
        <w:numPr>
          <w:ilvl w:val="1"/>
          <w:numId w:val="62"/>
        </w:numPr>
        <w:spacing w:after="240" w:before="0" w:beforeAutospacing="0" w:line="259" w:lineRule="auto"/>
        <w:ind w:left="1440" w:right="600" w:hanging="360"/>
        <w:rPr>
          <w:rFonts w:ascii="Arial" w:cs="Arial" w:eastAsia="Arial" w:hAnsi="Arial"/>
          <w:color w:val="000000"/>
          <w:sz w:val="24"/>
          <w:szCs w:val="24"/>
        </w:rPr>
      </w:pPr>
      <w:bookmarkStart w:colFirst="0" w:colLast="0" w:name="_heading=h.rmertdi0nqkc" w:id="56"/>
      <w:bookmarkEnd w:id="56"/>
      <w:r w:rsidDel="00000000" w:rsidR="00000000" w:rsidRPr="00000000">
        <w:rPr>
          <w:rFonts w:ascii="Arial" w:cs="Arial" w:eastAsia="Arial" w:hAnsi="Arial"/>
          <w:color w:val="000000"/>
          <w:sz w:val="24"/>
          <w:szCs w:val="24"/>
          <w:rtl w:val="0"/>
        </w:rPr>
        <w:t xml:space="preserve">Diseño del flujo de aprobación administrativa de expedientes mediante roles autorizados, incluyendo registro de usuario responsable, fecha, hora y estado del expediente.</w:t>
      </w:r>
    </w:p>
    <w:p w:rsidR="00000000" w:rsidDel="00000000" w:rsidP="00000000" w:rsidRDefault="00000000" w:rsidRPr="00000000" w14:paraId="00000128">
      <w:pPr>
        <w:pStyle w:val="Heading3"/>
        <w:keepNext w:val="0"/>
        <w:keepLines w:val="0"/>
        <w:spacing w:after="240" w:before="240" w:line="259" w:lineRule="auto"/>
        <w:ind w:left="0" w:firstLine="0"/>
        <w:rPr>
          <w:rFonts w:ascii="Arial" w:cs="Arial" w:eastAsia="Arial" w:hAnsi="Arial"/>
          <w:color w:val="000000"/>
          <w:sz w:val="24"/>
          <w:szCs w:val="24"/>
        </w:rPr>
      </w:pPr>
      <w:bookmarkStart w:colFirst="0" w:colLast="0" w:name="_heading=h.tfrihik8r84p" w:id="57"/>
      <w:bookmarkEnd w:id="57"/>
      <w:r w:rsidDel="00000000" w:rsidR="00000000" w:rsidRPr="00000000">
        <w:rPr>
          <w:rtl w:val="0"/>
        </w:rPr>
      </w:r>
    </w:p>
    <w:p w:rsidR="00000000" w:rsidDel="00000000" w:rsidP="00000000" w:rsidRDefault="00000000" w:rsidRPr="00000000" w14:paraId="00000129">
      <w:pPr>
        <w:pStyle w:val="Heading3"/>
        <w:keepNext w:val="0"/>
        <w:keepLines w:val="0"/>
        <w:numPr>
          <w:ilvl w:val="0"/>
          <w:numId w:val="62"/>
        </w:numPr>
        <w:spacing w:after="0" w:afterAutospacing="0" w:before="240" w:line="259" w:lineRule="auto"/>
        <w:ind w:left="72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b w:val="1"/>
          <w:bCs w:val="1"/>
          <w:color w:val="000000"/>
          <w:sz w:val="24"/>
          <w:szCs w:val="24"/>
          <w:rtl w:val="0"/>
        </w:rPr>
        <w:t xml:space="preserve">Desarrollo</w:t>
        <w:br w:type="textWrapping"/>
      </w:r>
    </w:p>
    <w:p w:rsidR="00000000" w:rsidDel="00000000" w:rsidP="00000000" w:rsidRDefault="00000000" w:rsidRPr="00000000" w14:paraId="0000012A">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Construcción del frontend (formularios, paneles de seguimiento, carga de archivos).</w:t>
        <w:br w:type="textWrapping"/>
      </w:r>
    </w:p>
    <w:p w:rsidR="00000000" w:rsidDel="00000000" w:rsidP="00000000" w:rsidRDefault="00000000" w:rsidRPr="00000000" w14:paraId="0000012B">
      <w:pPr>
        <w:pStyle w:val="Heading3"/>
        <w:keepNext w:val="0"/>
        <w:keepLines w:val="0"/>
        <w:numPr>
          <w:ilvl w:val="1"/>
          <w:numId w:val="62"/>
        </w:numPr>
        <w:spacing w:after="24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Construcción del backend (APIs REST, autenticación, gestión de expedientes).</w:t>
      </w:r>
    </w:p>
    <w:p w:rsidR="00000000" w:rsidDel="00000000" w:rsidP="00000000" w:rsidRDefault="00000000" w:rsidRPr="00000000" w14:paraId="0000012C">
      <w:pPr>
        <w:ind w:left="1440" w:firstLine="0"/>
        <w:rPr/>
      </w:pPr>
      <w:r w:rsidDel="00000000" w:rsidR="00000000" w:rsidRPr="00000000">
        <w:rPr>
          <w:rtl w:val="0"/>
        </w:rPr>
      </w:r>
    </w:p>
    <w:p w:rsidR="00000000" w:rsidDel="00000000" w:rsidP="00000000" w:rsidRDefault="00000000" w:rsidRPr="00000000" w14:paraId="0000012D">
      <w:pPr>
        <w:pStyle w:val="Heading3"/>
        <w:keepNext w:val="0"/>
        <w:keepLines w:val="0"/>
        <w:numPr>
          <w:ilvl w:val="1"/>
          <w:numId w:val="62"/>
        </w:numPr>
        <w:spacing w:after="240" w:before="240" w:line="259" w:lineRule="auto"/>
        <w:ind w:left="1440" w:hanging="360"/>
        <w:rPr>
          <w:rFonts w:ascii="Arial" w:cs="Arial" w:eastAsia="Arial" w:hAnsi="Arial"/>
          <w:color w:val="000000"/>
          <w:sz w:val="24"/>
          <w:szCs w:val="24"/>
        </w:rPr>
      </w:pPr>
      <w:bookmarkStart w:colFirst="0" w:colLast="0" w:name="_heading=h.j7b5au3gk30z" w:id="58"/>
      <w:bookmarkEnd w:id="58"/>
      <w:r w:rsidDel="00000000" w:rsidR="00000000" w:rsidRPr="00000000">
        <w:rPr>
          <w:rFonts w:ascii="Arial" w:cs="Arial" w:eastAsia="Arial" w:hAnsi="Arial"/>
          <w:color w:val="000000"/>
          <w:sz w:val="24"/>
          <w:szCs w:val="24"/>
          <w:rtl w:val="0"/>
        </w:rPr>
        <w:t xml:space="preserve">Implementación del módulo de pagos en línea, con validación automática y generación de comprobantes digitales.</w:t>
      </w:r>
    </w:p>
    <w:p w:rsidR="00000000" w:rsidDel="00000000" w:rsidP="00000000" w:rsidRDefault="00000000" w:rsidRPr="00000000" w14:paraId="0000012E">
      <w:pPr>
        <w:pStyle w:val="Heading3"/>
        <w:keepNext w:val="0"/>
        <w:keepLines w:val="0"/>
        <w:spacing w:after="240" w:before="240" w:line="259" w:lineRule="auto"/>
        <w:ind w:left="1440" w:right="600" w:firstLine="0"/>
        <w:rPr>
          <w:rFonts w:ascii="Arial" w:cs="Arial" w:eastAsia="Arial" w:hAnsi="Arial"/>
          <w:color w:val="000000"/>
          <w:sz w:val="24"/>
          <w:szCs w:val="24"/>
        </w:rPr>
      </w:pPr>
      <w:bookmarkStart w:colFirst="0" w:colLast="0" w:name="_heading=h.zexb5er1xrdb" w:id="59"/>
      <w:bookmarkEnd w:id="59"/>
      <w:r w:rsidDel="00000000" w:rsidR="00000000" w:rsidRPr="00000000">
        <w:rPr>
          <w:rtl w:val="0"/>
        </w:rPr>
      </w:r>
    </w:p>
    <w:p w:rsidR="00000000" w:rsidDel="00000000" w:rsidP="00000000" w:rsidRDefault="00000000" w:rsidRPr="00000000" w14:paraId="0000012F">
      <w:pPr>
        <w:pStyle w:val="Heading3"/>
        <w:keepNext w:val="0"/>
        <w:keepLines w:val="0"/>
        <w:numPr>
          <w:ilvl w:val="1"/>
          <w:numId w:val="62"/>
        </w:numPr>
        <w:spacing w:after="0" w:afterAutospacing="0" w:before="240" w:line="259" w:lineRule="auto"/>
        <w:ind w:left="1440" w:right="600" w:hanging="360"/>
        <w:rPr>
          <w:rFonts w:ascii="Arial" w:cs="Arial" w:eastAsia="Arial" w:hAnsi="Arial"/>
          <w:color w:val="000000"/>
          <w:sz w:val="24"/>
          <w:szCs w:val="24"/>
        </w:rPr>
      </w:pPr>
      <w:bookmarkStart w:colFirst="0" w:colLast="0" w:name="_heading=h.ahmn63hqocrw" w:id="60"/>
      <w:bookmarkEnd w:id="60"/>
      <w:r w:rsidDel="00000000" w:rsidR="00000000" w:rsidRPr="00000000">
        <w:rPr>
          <w:rFonts w:ascii="Arial" w:cs="Arial" w:eastAsia="Arial" w:hAnsi="Arial"/>
          <w:color w:val="000000"/>
          <w:sz w:val="24"/>
          <w:szCs w:val="24"/>
          <w:rtl w:val="0"/>
        </w:rPr>
        <w:t xml:space="preserve">Implementación del módulo de aprobación y rechazo de expedientes, accesible únicamente para el rol Director, con registro de la acción en el historial del expediente y actualización automática del estado del trámite.</w:t>
      </w:r>
    </w:p>
    <w:p w:rsidR="00000000" w:rsidDel="00000000" w:rsidP="00000000" w:rsidRDefault="00000000" w:rsidRPr="00000000" w14:paraId="00000130">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Conexión con MySQL.</w:t>
        <w:br w:type="textWrapping"/>
      </w:r>
    </w:p>
    <w:p w:rsidR="00000000" w:rsidDel="00000000" w:rsidP="00000000" w:rsidRDefault="00000000" w:rsidRPr="00000000" w14:paraId="00000131">
      <w:pPr>
        <w:pStyle w:val="Heading3"/>
        <w:keepNext w:val="0"/>
        <w:keepLines w:val="0"/>
        <w:numPr>
          <w:ilvl w:val="0"/>
          <w:numId w:val="62"/>
        </w:numPr>
        <w:spacing w:after="0" w:afterAutospacing="0" w:before="0" w:beforeAutospacing="0" w:line="259" w:lineRule="auto"/>
        <w:ind w:left="72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b w:val="1"/>
          <w:bCs w:val="1"/>
          <w:color w:val="000000"/>
          <w:sz w:val="24"/>
          <w:szCs w:val="24"/>
          <w:rtl w:val="0"/>
        </w:rPr>
        <w:t xml:space="preserve">Pruebas</w:t>
        <w:br w:type="textWrapping"/>
      </w:r>
      <w:r w:rsidDel="00000000" w:rsidR="00000000" w:rsidRPr="00000000">
        <w:rPr>
          <w:rtl w:val="0"/>
        </w:rPr>
      </w:r>
    </w:p>
    <w:p w:rsidR="00000000" w:rsidDel="00000000" w:rsidP="00000000" w:rsidRDefault="00000000" w:rsidRPr="00000000" w14:paraId="00000132">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Unitarias (código backend y frontend).</w:t>
        <w:br w:type="textWrapping"/>
      </w:r>
    </w:p>
    <w:p w:rsidR="00000000" w:rsidDel="00000000" w:rsidP="00000000" w:rsidRDefault="00000000" w:rsidRPr="00000000" w14:paraId="00000133">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Integración (API – BD – frontend).</w:t>
        <w:br w:type="textWrapping"/>
      </w:r>
    </w:p>
    <w:p w:rsidR="00000000" w:rsidDel="00000000" w:rsidP="00000000" w:rsidRDefault="00000000" w:rsidRPr="00000000" w14:paraId="00000134">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UAT (pruebas de usuario con presentantes y empleados técnicos).</w:t>
      </w:r>
    </w:p>
    <w:p w:rsidR="00000000" w:rsidDel="00000000" w:rsidP="00000000" w:rsidRDefault="00000000" w:rsidRPr="00000000" w14:paraId="00000135">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29ze02tttpj0" w:id="61"/>
      <w:bookmarkEnd w:id="61"/>
      <w:r w:rsidDel="00000000" w:rsidR="00000000" w:rsidRPr="00000000">
        <w:rPr>
          <w:rFonts w:ascii="Arial" w:cs="Arial" w:eastAsia="Arial" w:hAnsi="Arial"/>
          <w:color w:val="000000"/>
          <w:sz w:val="24"/>
          <w:szCs w:val="24"/>
          <w:rtl w:val="0"/>
        </w:rPr>
        <w:t xml:space="preserve">Pruebas de seguridad y validación de la pasarela de pago.</w:t>
        <w:br w:type="textWrapping"/>
      </w:r>
    </w:p>
    <w:p w:rsidR="00000000" w:rsidDel="00000000" w:rsidP="00000000" w:rsidRDefault="00000000" w:rsidRPr="00000000" w14:paraId="00000136">
      <w:pPr>
        <w:pStyle w:val="Heading3"/>
        <w:keepNext w:val="0"/>
        <w:keepLines w:val="0"/>
        <w:numPr>
          <w:ilvl w:val="0"/>
          <w:numId w:val="62"/>
        </w:numPr>
        <w:spacing w:after="0" w:afterAutospacing="0" w:before="0" w:beforeAutospacing="0" w:line="259" w:lineRule="auto"/>
        <w:ind w:left="72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b w:val="1"/>
          <w:bCs w:val="1"/>
          <w:color w:val="000000"/>
          <w:sz w:val="24"/>
          <w:szCs w:val="24"/>
          <w:rtl w:val="0"/>
        </w:rPr>
        <w:t xml:space="preserve">Despliegue</w:t>
        <w:br w:type="textWrapping"/>
      </w:r>
    </w:p>
    <w:p w:rsidR="00000000" w:rsidDel="00000000" w:rsidP="00000000" w:rsidRDefault="00000000" w:rsidRPr="00000000" w14:paraId="00000137">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Instalación en servidor productivo.</w:t>
        <w:br w:type="textWrapping"/>
      </w:r>
    </w:p>
    <w:p w:rsidR="00000000" w:rsidDel="00000000" w:rsidP="00000000" w:rsidRDefault="00000000" w:rsidRPr="00000000" w14:paraId="00000138">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Configuración de seguridad y copias de respaldo.</w:t>
      </w:r>
    </w:p>
    <w:p w:rsidR="00000000" w:rsidDel="00000000" w:rsidP="00000000" w:rsidRDefault="00000000" w:rsidRPr="00000000" w14:paraId="00000139">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lu9hvzhyejmt" w:id="62"/>
      <w:bookmarkEnd w:id="62"/>
      <w:r w:rsidDel="00000000" w:rsidR="00000000" w:rsidRPr="00000000">
        <w:rPr>
          <w:rFonts w:ascii="Arial" w:cs="Arial" w:eastAsia="Arial" w:hAnsi="Arial"/>
          <w:color w:val="000000"/>
          <w:sz w:val="24"/>
          <w:szCs w:val="24"/>
          <w:rtl w:val="0"/>
        </w:rPr>
        <w:t xml:space="preserve">Validación del entorno de pago en producción (sandbox / real).</w:t>
        <w:br w:type="textWrapping"/>
      </w:r>
    </w:p>
    <w:p w:rsidR="00000000" w:rsidDel="00000000" w:rsidP="00000000" w:rsidRDefault="00000000" w:rsidRPr="00000000" w14:paraId="0000013A">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Capacitación a usuarios clave.</w:t>
        <w:br w:type="textWrapping"/>
      </w:r>
    </w:p>
    <w:p w:rsidR="00000000" w:rsidDel="00000000" w:rsidP="00000000" w:rsidRDefault="00000000" w:rsidRPr="00000000" w14:paraId="0000013B">
      <w:pPr>
        <w:pStyle w:val="Heading3"/>
        <w:keepNext w:val="0"/>
        <w:keepLines w:val="0"/>
        <w:numPr>
          <w:ilvl w:val="0"/>
          <w:numId w:val="62"/>
        </w:numPr>
        <w:spacing w:after="0" w:afterAutospacing="0" w:before="0" w:beforeAutospacing="0" w:line="259" w:lineRule="auto"/>
        <w:ind w:left="72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b w:val="1"/>
          <w:bCs w:val="1"/>
          <w:color w:val="000000"/>
          <w:sz w:val="24"/>
          <w:szCs w:val="24"/>
          <w:rtl w:val="0"/>
        </w:rPr>
        <w:t xml:space="preserve">Mantenimiento y mejora continua</w:t>
        <w:br w:type="textWrapping"/>
      </w:r>
    </w:p>
    <w:p w:rsidR="00000000" w:rsidDel="00000000" w:rsidP="00000000" w:rsidRDefault="00000000" w:rsidRPr="00000000" w14:paraId="0000013C">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Soporte técnico.</w:t>
        <w:br w:type="textWrapping"/>
      </w:r>
    </w:p>
    <w:p w:rsidR="00000000" w:rsidDel="00000000" w:rsidP="00000000" w:rsidRDefault="00000000" w:rsidRPr="00000000" w14:paraId="0000013D">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z68mdhw13ll7" w:id="53"/>
      <w:bookmarkEnd w:id="53"/>
      <w:r w:rsidDel="00000000" w:rsidR="00000000" w:rsidRPr="00000000">
        <w:rPr>
          <w:rFonts w:ascii="Arial" w:cs="Arial" w:eastAsia="Arial" w:hAnsi="Arial"/>
          <w:color w:val="000000"/>
          <w:sz w:val="24"/>
          <w:szCs w:val="24"/>
          <w:rtl w:val="0"/>
        </w:rPr>
        <w:t xml:space="preserve">Actualizaciones por cambios normativos.</w:t>
        <w:br w:type="textWrapping"/>
      </w:r>
    </w:p>
    <w:p w:rsidR="00000000" w:rsidDel="00000000" w:rsidP="00000000" w:rsidRDefault="00000000" w:rsidRPr="00000000" w14:paraId="0000013E">
      <w:pPr>
        <w:pStyle w:val="Heading3"/>
        <w:keepNext w:val="0"/>
        <w:keepLines w:val="0"/>
        <w:numPr>
          <w:ilvl w:val="1"/>
          <w:numId w:val="62"/>
        </w:numPr>
        <w:spacing w:after="0" w:afterAutospacing="0" w:before="0" w:beforeAutospacing="0" w:line="259" w:lineRule="auto"/>
        <w:ind w:left="1440" w:hanging="360"/>
        <w:rPr>
          <w:rFonts w:ascii="Arial" w:cs="Arial" w:eastAsia="Arial" w:hAnsi="Arial"/>
          <w:color w:val="000000"/>
          <w:sz w:val="24"/>
          <w:szCs w:val="24"/>
        </w:rPr>
      </w:pPr>
      <w:bookmarkStart w:colFirst="0" w:colLast="0" w:name="_heading=h.ttv1sbtmqui0" w:id="63"/>
      <w:bookmarkEnd w:id="63"/>
      <w:r w:rsidDel="00000000" w:rsidR="00000000" w:rsidRPr="00000000">
        <w:rPr>
          <w:rFonts w:ascii="Arial" w:cs="Arial" w:eastAsia="Arial" w:hAnsi="Arial"/>
          <w:color w:val="000000"/>
          <w:sz w:val="24"/>
          <w:szCs w:val="24"/>
          <w:rtl w:val="0"/>
        </w:rPr>
        <w:t xml:space="preserve">Nuevas funcionalidades futuras (ampliación de trámites y medios de pago).</w:t>
      </w:r>
    </w:p>
    <w:p w:rsidR="00000000" w:rsidDel="00000000" w:rsidP="00000000" w:rsidRDefault="00000000" w:rsidRPr="00000000" w14:paraId="0000013F">
      <w:pPr>
        <w:pStyle w:val="Heading3"/>
        <w:keepNext w:val="0"/>
        <w:keepLines w:val="0"/>
        <w:numPr>
          <w:ilvl w:val="1"/>
          <w:numId w:val="62"/>
        </w:numPr>
        <w:spacing w:after="240" w:before="0" w:beforeAutospacing="0" w:line="259" w:lineRule="auto"/>
        <w:ind w:left="1440" w:right="600" w:hanging="360"/>
        <w:rPr>
          <w:rFonts w:ascii="Arial" w:cs="Arial" w:eastAsia="Arial" w:hAnsi="Arial"/>
          <w:color w:val="000000"/>
          <w:sz w:val="24"/>
          <w:szCs w:val="24"/>
        </w:rPr>
      </w:pPr>
      <w:bookmarkStart w:colFirst="0" w:colLast="0" w:name="_heading=h.ajlnjpdfgnsm" w:id="64"/>
      <w:bookmarkEnd w:id="64"/>
      <w:r w:rsidDel="00000000" w:rsidR="00000000" w:rsidRPr="00000000">
        <w:rPr>
          <w:rFonts w:ascii="Arial" w:cs="Arial" w:eastAsia="Arial" w:hAnsi="Arial"/>
          <w:color w:val="000000"/>
          <w:sz w:val="24"/>
          <w:szCs w:val="24"/>
          <w:rtl w:val="0"/>
        </w:rPr>
        <w:t xml:space="preserve">Incorporación futura de funcionalidades evolutivas como firma electrónica certificada y herramientas de comunicación interna entre usuarios y profesionales.</w:t>
      </w:r>
    </w:p>
    <w:p w:rsidR="00000000" w:rsidDel="00000000" w:rsidP="00000000" w:rsidRDefault="00000000" w:rsidRPr="00000000" w14:paraId="00000140">
      <w:pPr>
        <w:pStyle w:val="Heading3"/>
        <w:keepNext w:val="0"/>
        <w:keepLines w:val="0"/>
        <w:spacing w:after="240" w:before="240" w:line="259" w:lineRule="auto"/>
        <w:ind w:left="1440" w:firstLine="0"/>
        <w:rPr>
          <w:rFonts w:ascii="Arial" w:cs="Arial" w:eastAsia="Arial" w:hAnsi="Arial"/>
          <w:color w:val="000000"/>
          <w:sz w:val="24"/>
          <w:szCs w:val="24"/>
        </w:rPr>
      </w:pPr>
      <w:bookmarkStart w:colFirst="0" w:colLast="0" w:name="_heading=h.w0l7rdnom5i1" w:id="65"/>
      <w:bookmarkEnd w:id="65"/>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141">
      <w:pPr>
        <w:pStyle w:val="Heading3"/>
        <w:keepNext w:val="0"/>
        <w:keepLines w:val="0"/>
        <w:spacing w:after="80" w:before="280" w:line="259" w:lineRule="auto"/>
        <w:rPr>
          <w:rFonts w:ascii="Arial" w:cs="Arial" w:eastAsia="Arial" w:hAnsi="Arial"/>
          <w:color w:val="000000"/>
          <w:sz w:val="24"/>
          <w:szCs w:val="24"/>
        </w:rPr>
      </w:pPr>
      <w:bookmarkStart w:colFirst="0" w:colLast="0" w:name="_heading=h.z68mdhw13ll7"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k0i66efbo1wn" w:id="66"/>
      <w:bookmarkEnd w:id="66"/>
      <w:r w:rsidDel="00000000" w:rsidR="00000000" w:rsidRPr="00000000">
        <w:rPr>
          <w:rFonts w:ascii="Arial" w:cs="Arial" w:eastAsia="Arial" w:hAnsi="Arial"/>
          <w:b w:val="1"/>
          <w:bCs w:val="1"/>
          <w:color w:val="000000"/>
          <w:sz w:val="24"/>
          <w:szCs w:val="24"/>
          <w:rtl w:val="0"/>
        </w:rPr>
        <w:t xml:space="preserve">5.2 Resultados Esperados e Indicadores de Evaluación</w:t>
      </w:r>
    </w:p>
    <w:tbl>
      <w:tblPr>
        <w:tblStyle w:val="Table3"/>
        <w:tblW w:w="9080.0" w:type="dxa"/>
        <w:jc w:val="left"/>
        <w:tblInd w:w="-19.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4590"/>
        <w:tblGridChange w:id="0">
          <w:tblGrid>
            <w:gridCol w:w="4490"/>
            <w:gridCol w:w="4590"/>
          </w:tblGrid>
        </w:tblGridChange>
      </w:tblGrid>
      <w:tr>
        <w:trPr>
          <w:cantSplit w:val="0"/>
          <w:trHeight w:val="1054.97549203725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b w:val="1"/>
                <w:bCs w:val="1"/>
                <w:sz w:val="24"/>
                <w:szCs w:val="24"/>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b w:val="1"/>
                <w:bCs w:val="1"/>
                <w:sz w:val="24"/>
                <w:szCs w:val="24"/>
                <w:rtl w:val="0"/>
              </w:rPr>
              <w:t xml:space="preserve">Indicador de Evaluación</w:t>
            </w:r>
            <w:r w:rsidDel="00000000" w:rsidR="00000000" w:rsidRPr="00000000">
              <w:rPr>
                <w:rtl w:val="0"/>
              </w:rPr>
            </w:r>
          </w:p>
        </w:tc>
      </w:tr>
      <w:tr>
        <w:trPr>
          <w:cantSplit w:val="0"/>
          <w:trHeight w:val="1054.97549203725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Expedientes digitales gestionados de forma centralizada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 de expedientes cargados sin errores.</w:t>
            </w:r>
          </w:p>
        </w:tc>
      </w:tr>
      <w:tr>
        <w:trPr>
          <w:cantSplit w:val="0"/>
          <w:trHeight w:val="1054.97549203725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Interfaz intuitiva para el presentante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Arial" w:cs="Arial" w:eastAsia="Arial" w:hAnsi="Arial"/>
                <w:sz w:val="24"/>
                <w:szCs w:val="24"/>
              </w:rPr>
            </w:pPr>
            <w:bookmarkStart w:colFirst="0" w:colLast="0" w:name="_heading=h.tdhz04ass7aw" w:id="67"/>
            <w:bookmarkEnd w:id="67"/>
            <w:sdt>
              <w:sdtPr>
                <w:id w:val="-1159193040"/>
                <w:tag w:val="goog_rdk_1"/>
              </w:sdtPr>
              <w:sdtContent>
                <w:r w:rsidDel="00000000" w:rsidR="00000000" w:rsidRPr="00000000">
                  <w:rPr>
                    <w:rFonts w:ascii="Arial Unicode MS" w:cs="Arial Unicode MS" w:eastAsia="Arial Unicode MS" w:hAnsi="Arial Unicode MS"/>
                    <w:sz w:val="24"/>
                    <w:szCs w:val="24"/>
                    <w:rtl w:val="0"/>
                  </w:rPr>
                  <w:t xml:space="preserve">Encuestas de usabilidad con valoración ≥ 8/10</w:t>
                </w:r>
              </w:sdtContent>
            </w:sdt>
          </w:p>
        </w:tc>
      </w:tr>
      <w:tr>
        <w:trPr>
          <w:cantSplit w:val="0"/>
          <w:trHeight w:val="1054.97549203725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Base de datos segura y eficiente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Integridad referencial verificada, sin errores</w:t>
            </w:r>
          </w:p>
        </w:tc>
      </w:tr>
      <w:tr>
        <w:trPr>
          <w:cantSplit w:val="0"/>
          <w:trHeight w:val="1054.97549203725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Comunicación fluida entre frontend y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Pruebas de integración con éxito (&gt;95%)</w:t>
            </w:r>
          </w:p>
        </w:tc>
      </w:tr>
      <w:tr>
        <w:trPr>
          <w:cantSplit w:val="0"/>
          <w:trHeight w:val="1054.97549203725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Generación automática de expedientes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Expedientes generados correctamente en la BD</w:t>
            </w:r>
          </w:p>
        </w:tc>
      </w:tr>
      <w:tr>
        <w:trPr>
          <w:cantSplit w:val="0"/>
          <w:trHeight w:val="1054.97549203725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Seguimiento y trazabilidad del trámite mediante historial de estados del expediente.</w:t>
            </w:r>
          </w:p>
          <w:p w:rsidR="00000000" w:rsidDel="00000000" w:rsidP="00000000" w:rsidRDefault="00000000" w:rsidRPr="00000000" w14:paraId="00000150">
            <w:pPr>
              <w:rPr>
                <w:rFonts w:ascii="Arial" w:cs="Arial" w:eastAsia="Arial" w:hAnsi="Arial"/>
                <w:sz w:val="24"/>
                <w:szCs w:val="24"/>
              </w:rPr>
            </w:pPr>
            <w:bookmarkStart w:colFirst="0" w:colLast="0" w:name="_heading=h.8gb1cks2x3ed" w:id="68"/>
            <w:bookmarkEnd w:id="6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Visualización de historial de estados del trámite</w:t>
            </w:r>
          </w:p>
        </w:tc>
      </w:tr>
      <w:tr>
        <w:trPr>
          <w:cantSplit w:val="0"/>
          <w:trHeight w:val="879.123535156249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Notificaciones automáticas a usuarios.</w:t>
            </w:r>
          </w:p>
          <w:p w:rsidR="00000000" w:rsidDel="00000000" w:rsidP="00000000" w:rsidRDefault="00000000" w:rsidRPr="00000000" w14:paraId="00000153">
            <w:pPr>
              <w:rPr>
                <w:rFonts w:ascii="Arial" w:cs="Arial" w:eastAsia="Arial" w:hAnsi="Arial"/>
                <w:sz w:val="24"/>
                <w:szCs w:val="24"/>
              </w:rPr>
            </w:pPr>
            <w:bookmarkStart w:colFirst="0" w:colLast="0" w:name="_heading=h.tdhz04ass7aw" w:id="67"/>
            <w:bookmarkEnd w:id="67"/>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 de usuarios que utilizan el sistema sin asistencia.</w:t>
            </w:r>
          </w:p>
        </w:tc>
      </w:tr>
      <w:tr>
        <w:trPr>
          <w:cantSplit w:val="0"/>
          <w:trHeight w:val="754.561767578106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Arial" w:cs="Arial" w:eastAsia="Arial" w:hAnsi="Arial"/>
                <w:sz w:val="24"/>
                <w:szCs w:val="24"/>
              </w:rPr>
            </w:pPr>
            <w:bookmarkStart w:colFirst="0" w:colLast="0" w:name="_heading=h.qgjtej3aeodz" w:id="69"/>
            <w:bookmarkEnd w:id="69"/>
            <w:r w:rsidDel="00000000" w:rsidR="00000000" w:rsidRPr="00000000">
              <w:rPr>
                <w:rFonts w:ascii="Arial" w:cs="Arial" w:eastAsia="Arial" w:hAnsi="Arial"/>
                <w:sz w:val="24"/>
                <w:szCs w:val="24"/>
                <w:rtl w:val="0"/>
              </w:rPr>
              <w:t xml:space="preserve">Pagos electrónicos integrados y verificados</w:t>
            </w:r>
          </w:p>
          <w:p w:rsidR="00000000" w:rsidDel="00000000" w:rsidP="00000000" w:rsidRDefault="00000000" w:rsidRPr="00000000" w14:paraId="00000156">
            <w:pPr>
              <w:rPr>
                <w:rFonts w:ascii="Arial" w:cs="Arial" w:eastAsia="Arial" w:hAnsi="Arial"/>
                <w:sz w:val="24"/>
                <w:szCs w:val="24"/>
              </w:rPr>
            </w:pPr>
            <w:bookmarkStart w:colFirst="0" w:colLast="0" w:name="_heading=h.tdhz04ass7aw" w:id="67"/>
            <w:bookmarkEnd w:id="67"/>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Arial" w:cs="Arial" w:eastAsia="Arial" w:hAnsi="Arial"/>
                <w:sz w:val="24"/>
                <w:szCs w:val="24"/>
              </w:rPr>
            </w:pPr>
            <w:bookmarkStart w:colFirst="0" w:colLast="0" w:name="_heading=h.aijpwk59vigc" w:id="70"/>
            <w:bookmarkEnd w:id="70"/>
            <w:r w:rsidDel="00000000" w:rsidR="00000000" w:rsidRPr="00000000">
              <w:rPr>
                <w:rFonts w:ascii="Arial" w:cs="Arial" w:eastAsia="Arial" w:hAnsi="Arial"/>
                <w:sz w:val="24"/>
                <w:szCs w:val="24"/>
                <w:rtl w:val="0"/>
              </w:rPr>
              <w:t xml:space="preserve">% de pagos confirmados y registrados automáticamente en la BD (&gt;98%)</w:t>
            </w:r>
          </w:p>
          <w:p w:rsidR="00000000" w:rsidDel="00000000" w:rsidP="00000000" w:rsidRDefault="00000000" w:rsidRPr="00000000" w14:paraId="00000158">
            <w:pPr>
              <w:rPr>
                <w:rFonts w:ascii="Arial" w:cs="Arial" w:eastAsia="Arial" w:hAnsi="Arial"/>
                <w:sz w:val="24"/>
                <w:szCs w:val="24"/>
              </w:rPr>
            </w:pPr>
            <w:bookmarkStart w:colFirst="0" w:colLast="0" w:name="_heading=h.tdhz04ass7aw" w:id="67"/>
            <w:bookmarkEnd w:id="67"/>
            <w:r w:rsidDel="00000000" w:rsidR="00000000" w:rsidRPr="00000000">
              <w:rPr>
                <w:rtl w:val="0"/>
              </w:rPr>
            </w:r>
          </w:p>
        </w:tc>
      </w:tr>
      <w:tr>
        <w:trPr>
          <w:cantSplit w:val="0"/>
          <w:trHeight w:val="1054.97549203725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Arial" w:cs="Arial" w:eastAsia="Arial" w:hAnsi="Arial"/>
                <w:sz w:val="24"/>
                <w:szCs w:val="24"/>
              </w:rPr>
            </w:pPr>
            <w:bookmarkStart w:colFirst="0" w:colLast="0" w:name="_heading=h.4jak36gxg6mo" w:id="71"/>
            <w:bookmarkEnd w:id="71"/>
            <w:r w:rsidDel="00000000" w:rsidR="00000000" w:rsidRPr="00000000">
              <w:rPr>
                <w:rFonts w:ascii="Arial" w:cs="Arial" w:eastAsia="Arial" w:hAnsi="Arial"/>
                <w:sz w:val="24"/>
                <w:szCs w:val="24"/>
                <w:rtl w:val="0"/>
              </w:rPr>
              <w:t xml:space="preserve">Comprobantes digitales vinculados al expediente</w:t>
              <w:br w:type="textWrapping"/>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Arial" w:cs="Arial" w:eastAsia="Arial" w:hAnsi="Arial"/>
                <w:sz w:val="24"/>
                <w:szCs w:val="24"/>
              </w:rPr>
            </w:pPr>
            <w:bookmarkStart w:colFirst="0" w:colLast="0" w:name="_heading=h.cn7aqljafnc3" w:id="72"/>
            <w:bookmarkEnd w:id="72"/>
            <w:r w:rsidDel="00000000" w:rsidR="00000000" w:rsidRPr="00000000">
              <w:rPr>
                <w:rFonts w:ascii="Arial" w:cs="Arial" w:eastAsia="Arial" w:hAnsi="Arial"/>
                <w:sz w:val="24"/>
                <w:szCs w:val="24"/>
                <w:rtl w:val="0"/>
              </w:rPr>
              <w:t xml:space="preserve">% de comprobantes generados correctamente</w:t>
            </w:r>
          </w:p>
          <w:p w:rsidR="00000000" w:rsidDel="00000000" w:rsidP="00000000" w:rsidRDefault="00000000" w:rsidRPr="00000000" w14:paraId="0000015B">
            <w:pPr>
              <w:rPr>
                <w:rFonts w:ascii="Arial" w:cs="Arial" w:eastAsia="Arial" w:hAnsi="Arial"/>
                <w:sz w:val="24"/>
                <w:szCs w:val="24"/>
              </w:rPr>
            </w:pPr>
            <w:bookmarkStart w:colFirst="0" w:colLast="0" w:name="_heading=h.aijpwk59vigc" w:id="70"/>
            <w:bookmarkEnd w:id="70"/>
            <w:r w:rsidDel="00000000" w:rsidR="00000000" w:rsidRPr="00000000">
              <w:rPr>
                <w:rtl w:val="0"/>
              </w:rPr>
            </w:r>
          </w:p>
        </w:tc>
      </w:tr>
      <w:tr>
        <w:trPr>
          <w:cantSplit w:val="0"/>
          <w:trHeight w:val="1054.97549203725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Arial" w:cs="Arial" w:eastAsia="Arial" w:hAnsi="Arial"/>
                <w:sz w:val="24"/>
                <w:szCs w:val="24"/>
              </w:rPr>
            </w:pPr>
            <w:bookmarkStart w:colFirst="0" w:colLast="0" w:name="_heading=h.y5glixn9ahhz" w:id="73"/>
            <w:bookmarkEnd w:id="73"/>
            <w:r w:rsidDel="00000000" w:rsidR="00000000" w:rsidRPr="00000000">
              <w:rPr>
                <w:rFonts w:ascii="Arial" w:cs="Arial" w:eastAsia="Arial" w:hAnsi="Arial"/>
                <w:sz w:val="24"/>
                <w:szCs w:val="24"/>
                <w:rtl w:val="0"/>
              </w:rPr>
              <w:t xml:space="preserve">% de usuarios que utilizan el sistema sin asistencia</w:t>
            </w:r>
          </w:p>
          <w:p w:rsidR="00000000" w:rsidDel="00000000" w:rsidP="00000000" w:rsidRDefault="00000000" w:rsidRPr="00000000" w14:paraId="0000015D">
            <w:pPr>
              <w:rPr>
                <w:rFonts w:ascii="Arial" w:cs="Arial" w:eastAsia="Arial" w:hAnsi="Arial"/>
                <w:sz w:val="24"/>
                <w:szCs w:val="24"/>
              </w:rPr>
            </w:pPr>
            <w:bookmarkStart w:colFirst="0" w:colLast="0" w:name="_heading=h.qgjtej3aeodz" w:id="69"/>
            <w:bookmarkEnd w:id="69"/>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rFonts w:ascii="Arial" w:cs="Arial" w:eastAsia="Arial" w:hAnsi="Arial"/>
                <w:sz w:val="24"/>
                <w:szCs w:val="24"/>
              </w:rPr>
            </w:pPr>
            <w:bookmarkStart w:colFirst="0" w:colLast="0" w:name="_heading=h.aijpwk59vigc" w:id="70"/>
            <w:bookmarkEnd w:id="70"/>
            <w:sdt>
              <w:sdtPr>
                <w:id w:val="566920470"/>
                <w:tag w:val="goog_rdk_2"/>
              </w:sdtPr>
              <w:sdtContent>
                <w:r w:rsidDel="00000000" w:rsidR="00000000" w:rsidRPr="00000000">
                  <w:rPr>
                    <w:rFonts w:ascii="Arial Unicode MS" w:cs="Arial Unicode MS" w:eastAsia="Arial Unicode MS" w:hAnsi="Arial Unicode MS"/>
                    <w:sz w:val="24"/>
                    <w:szCs w:val="24"/>
                    <w:rtl w:val="0"/>
                  </w:rPr>
                  <w:t xml:space="preserve">≥ 85%</w:t>
                </w:r>
              </w:sdtContent>
            </w:sdt>
          </w:p>
        </w:tc>
      </w:tr>
    </w:tbl>
    <w:p w:rsidR="00000000" w:rsidDel="00000000" w:rsidP="00000000" w:rsidRDefault="00000000" w:rsidRPr="00000000" w14:paraId="0000015F">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gu6pnw631azc" w:id="74"/>
      <w:bookmarkEnd w:id="74"/>
      <w:r w:rsidDel="00000000" w:rsidR="00000000" w:rsidRPr="00000000">
        <w:rPr>
          <w:rFonts w:ascii="Arial" w:cs="Arial" w:eastAsia="Arial" w:hAnsi="Arial"/>
          <w:b w:val="1"/>
          <w:bCs w:val="1"/>
          <w:color w:val="000000"/>
          <w:sz w:val="24"/>
          <w:szCs w:val="24"/>
          <w:rtl w:val="0"/>
        </w:rPr>
        <w:t xml:space="preserve">5.3 Metodología de Desarrollo</w:t>
      </w:r>
    </w:p>
    <w:p w:rsidR="00000000" w:rsidDel="00000000" w:rsidP="00000000" w:rsidRDefault="00000000" w:rsidRPr="00000000" w14:paraId="00000160">
      <w:pPr>
        <w:numPr>
          <w:ilvl w:val="0"/>
          <w:numId w:val="47"/>
        </w:numPr>
        <w:spacing w:after="0" w:afterAutospacing="0" w:before="240" w:lineRule="auto"/>
        <w:ind w:left="720" w:hanging="360"/>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b w:val="1"/>
          <w:bCs w:val="1"/>
          <w:sz w:val="24"/>
          <w:szCs w:val="24"/>
          <w:rtl w:val="0"/>
        </w:rPr>
        <w:t xml:space="preserve">Scrum (Ágil)</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161">
      <w:pPr>
        <w:numPr>
          <w:ilvl w:val="1"/>
          <w:numId w:val="47"/>
        </w:numPr>
        <w:spacing w:after="0" w:afterAutospacing="0" w:before="0" w:beforeAutospacing="0" w:lineRule="auto"/>
        <w:ind w:left="1440" w:hanging="360"/>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Pros: </w:t>
      </w:r>
      <w:r w:rsidDel="00000000" w:rsidR="00000000" w:rsidRPr="00000000">
        <w:rPr>
          <w:rFonts w:ascii="Arial" w:cs="Arial" w:eastAsia="Arial" w:hAnsi="Arial"/>
          <w:sz w:val="24"/>
          <w:szCs w:val="24"/>
          <w:rtl w:val="0"/>
        </w:rPr>
        <w:t xml:space="preserve">Iteraciones</w:t>
      </w:r>
      <w:r w:rsidDel="00000000" w:rsidR="00000000" w:rsidRPr="00000000">
        <w:rPr>
          <w:rFonts w:ascii="Arial" w:cs="Arial" w:eastAsia="Arial" w:hAnsi="Arial"/>
          <w:sz w:val="24"/>
          <w:szCs w:val="24"/>
          <w:rtl w:val="0"/>
        </w:rPr>
        <w:t xml:space="preserve"> cortas, adaptable a cambios, entrega incremental.</w:t>
        <w:br w:type="textWrapping"/>
      </w:r>
    </w:p>
    <w:p w:rsidR="00000000" w:rsidDel="00000000" w:rsidP="00000000" w:rsidRDefault="00000000" w:rsidRPr="00000000" w14:paraId="00000162">
      <w:pPr>
        <w:numPr>
          <w:ilvl w:val="1"/>
          <w:numId w:val="47"/>
        </w:numPr>
        <w:spacing w:after="240" w:before="0" w:beforeAutospacing="0" w:lineRule="auto"/>
        <w:ind w:left="1440" w:hanging="360"/>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Contras: Requiere disciplina en las reuniones y roles definidos.</w:t>
        <w:br w:type="textWrapping"/>
      </w:r>
    </w:p>
    <w:p w:rsidR="00000000" w:rsidDel="00000000" w:rsidP="00000000" w:rsidRDefault="00000000" w:rsidRPr="00000000" w14:paraId="00000163">
      <w:pPr>
        <w:spacing w:after="240" w:before="240" w:lineRule="auto"/>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Se selecciona </w:t>
      </w:r>
      <w:r w:rsidDel="00000000" w:rsidR="00000000" w:rsidRPr="00000000">
        <w:rPr>
          <w:rFonts w:ascii="Arial" w:cs="Arial" w:eastAsia="Arial" w:hAnsi="Arial"/>
          <w:b w:val="1"/>
          <w:bCs w:val="1"/>
          <w:sz w:val="24"/>
          <w:szCs w:val="24"/>
          <w:rtl w:val="0"/>
        </w:rPr>
        <w:t xml:space="preserve">Scrum</w:t>
      </w:r>
      <w:r w:rsidDel="00000000" w:rsidR="00000000" w:rsidRPr="00000000">
        <w:rPr>
          <w:rFonts w:ascii="Arial" w:cs="Arial" w:eastAsia="Arial" w:hAnsi="Arial"/>
          <w:sz w:val="24"/>
          <w:szCs w:val="24"/>
          <w:rtl w:val="0"/>
        </w:rPr>
        <w:t xml:space="preserve"> porque:</w:t>
      </w:r>
    </w:p>
    <w:p w:rsidR="00000000" w:rsidDel="00000000" w:rsidP="00000000" w:rsidRDefault="00000000" w:rsidRPr="00000000" w14:paraId="00000164">
      <w:pPr>
        <w:numPr>
          <w:ilvl w:val="0"/>
          <w:numId w:val="38"/>
        </w:numPr>
        <w:spacing w:after="0" w:afterAutospacing="0" w:before="240" w:lineRule="auto"/>
        <w:ind w:left="720" w:hanging="360"/>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Permite trabajar con entregas cortas y demostrables (sprints).</w:t>
        <w:br w:type="textWrapping"/>
      </w:r>
    </w:p>
    <w:p w:rsidR="00000000" w:rsidDel="00000000" w:rsidP="00000000" w:rsidRDefault="00000000" w:rsidRPr="00000000" w14:paraId="00000165">
      <w:pPr>
        <w:numPr>
          <w:ilvl w:val="0"/>
          <w:numId w:val="38"/>
        </w:numPr>
        <w:spacing w:after="0" w:afterAutospacing="0" w:before="0" w:beforeAutospacing="0" w:lineRule="auto"/>
        <w:ind w:left="720" w:hanging="360"/>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Se adapta a los posibles cambios normativos o técnicos.</w:t>
        <w:br w:type="textWrapping"/>
      </w:r>
    </w:p>
    <w:p w:rsidR="00000000" w:rsidDel="00000000" w:rsidP="00000000" w:rsidRDefault="00000000" w:rsidRPr="00000000" w14:paraId="00000166">
      <w:pPr>
        <w:numPr>
          <w:ilvl w:val="0"/>
          <w:numId w:val="38"/>
        </w:numPr>
        <w:spacing w:after="240" w:before="0" w:beforeAutospacing="0" w:lineRule="auto"/>
        <w:ind w:left="720" w:hanging="360"/>
        <w:rPr>
          <w:rFonts w:ascii="Arial" w:cs="Arial" w:eastAsia="Arial" w:hAnsi="Arial"/>
          <w:sz w:val="24"/>
          <w:szCs w:val="24"/>
        </w:rPr>
      </w:pPr>
      <w:bookmarkStart w:colFirst="0" w:colLast="0" w:name="_heading=h.tdhz04ass7aw" w:id="67"/>
      <w:bookmarkEnd w:id="67"/>
      <w:r w:rsidDel="00000000" w:rsidR="00000000" w:rsidRPr="00000000">
        <w:rPr>
          <w:rFonts w:ascii="Arial" w:cs="Arial" w:eastAsia="Arial" w:hAnsi="Arial"/>
          <w:sz w:val="24"/>
          <w:szCs w:val="24"/>
          <w:rtl w:val="0"/>
        </w:rPr>
        <w:t xml:space="preserve">Favorece la comunicación con interesados y la validación temprana.</w:t>
      </w:r>
    </w:p>
    <w:p w:rsidR="00000000" w:rsidDel="00000000" w:rsidP="00000000" w:rsidRDefault="00000000" w:rsidRPr="00000000" w14:paraId="00000167">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iv6tfnl91ry0" w:id="75"/>
      <w:bookmarkEnd w:id="75"/>
      <w:r w:rsidDel="00000000" w:rsidR="00000000" w:rsidRPr="00000000">
        <w:rPr>
          <w:rtl w:val="0"/>
        </w:rPr>
      </w:r>
    </w:p>
    <w:p w:rsidR="00000000" w:rsidDel="00000000" w:rsidP="00000000" w:rsidRDefault="00000000" w:rsidRPr="00000000" w14:paraId="00000168">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k4n4hbhr84kh" w:id="76"/>
      <w:bookmarkEnd w:id="76"/>
      <w:r w:rsidDel="00000000" w:rsidR="00000000" w:rsidRPr="00000000">
        <w:rPr>
          <w:rFonts w:ascii="Arial" w:cs="Arial" w:eastAsia="Arial" w:hAnsi="Arial"/>
          <w:b w:val="1"/>
          <w:bCs w:val="1"/>
          <w:color w:val="000000"/>
          <w:sz w:val="24"/>
          <w:szCs w:val="24"/>
          <w:rtl w:val="0"/>
        </w:rPr>
        <w:t xml:space="preserve">5.4 Registro de Interesados</w:t>
      </w:r>
    </w:p>
    <w:tbl>
      <w:tblPr>
        <w:tblStyle w:val="Table4"/>
        <w:tblW w:w="9210.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6.7498932481603"/>
        <w:gridCol w:w="6073.706799665226"/>
        <w:tblGridChange w:id="0">
          <w:tblGrid>
            <w:gridCol w:w="3136.7498932481603"/>
            <w:gridCol w:w="6073.7067996652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Interesado /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Descripción o Responsabilidad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Dirección Provincial del Agua (DPA)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sz w:val="24"/>
                <w:szCs w:val="24"/>
                <w:rtl w:val="0"/>
              </w:rPr>
              <w:t xml:space="preserve">Organismo beneficiario. Responsable de la adopción, uso y mantenimiento del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Dirección de Sistemas / TI – DPA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sz w:val="24"/>
                <w:szCs w:val="24"/>
                <w:rtl w:val="0"/>
              </w:rPr>
              <w:t xml:space="preserve">Encargada de la infraestructura tecnológica, soporte técnico y mantenimiento de la plataforma y la pasarela de pago.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Área Administrativa – DPA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sz w:val="24"/>
                <w:szCs w:val="24"/>
                <w:rtl w:val="0"/>
              </w:rPr>
              <w:t xml:space="preserve">Gestión y validación de expedientes, atención de consultas institucionales y gestión administrativa de expedientes y control de pagos recibidos.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Área Técnica – DPA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sz w:val="24"/>
                <w:szCs w:val="24"/>
                <w:rtl w:val="0"/>
              </w:rPr>
              <w:t xml:space="preserve">Evaluación técnica de expedientes y asesoramiento administrativo interno.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Área Jurídica – DPA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sz w:val="24"/>
                <w:szCs w:val="24"/>
                <w:rtl w:val="0"/>
              </w:rPr>
              <w:t xml:space="preserve">Control de la validez legal de los trámites, documentos y comprobantes digitales.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Dirección / Autoridad Superior – DPA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sz w:val="24"/>
                <w:szCs w:val="24"/>
                <w:rtl w:val="0"/>
              </w:rPr>
              <w:t xml:space="preserve">Aprobación final administrativa de los tramites.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Usuarios Externos (Particulares y Empresas)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sz w:val="24"/>
                <w:szCs w:val="24"/>
                <w:rtl w:val="0"/>
              </w:rPr>
              <w:t xml:space="preserve">Presentación de trámites, carga de documentación, realización de pagos y seguimiento en línea.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b w:val="1"/>
                <w:bCs w:val="1"/>
                <w:sz w:val="24"/>
                <w:szCs w:val="24"/>
                <w:rtl w:val="0"/>
              </w:rPr>
              <w:t xml:space="preserve">Equipo de Desarrollo del Proyecto SIGEDEX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Arial" w:cs="Arial" w:eastAsia="Arial" w:hAnsi="Arial"/>
                <w:sz w:val="24"/>
                <w:szCs w:val="24"/>
              </w:rPr>
            </w:pPr>
            <w:bookmarkStart w:colFirst="0" w:colLast="0" w:name="_heading=h.xyf6nhhg03sb" w:id="77"/>
            <w:bookmarkEnd w:id="77"/>
            <w:r w:rsidDel="00000000" w:rsidR="00000000" w:rsidRPr="00000000">
              <w:rPr>
                <w:rFonts w:ascii="Arial" w:cs="Arial" w:eastAsia="Arial" w:hAnsi="Arial"/>
                <w:sz w:val="24"/>
                <w:szCs w:val="24"/>
                <w:rtl w:val="0"/>
              </w:rPr>
              <w:t xml:space="preserve">Diseño, implementación, integración de módulos (incluida la pasarela de pago) y mantenimiento inicial del sistema.</w:t>
            </w:r>
          </w:p>
        </w:tc>
      </w:tr>
    </w:tbl>
    <w:p w:rsidR="00000000" w:rsidDel="00000000" w:rsidP="00000000" w:rsidRDefault="00000000" w:rsidRPr="00000000" w14:paraId="0000017B">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afn43ue9avn9" w:id="78"/>
      <w:bookmarkEnd w:id="78"/>
      <w:r w:rsidDel="00000000" w:rsidR="00000000" w:rsidRPr="00000000">
        <w:rPr>
          <w:rFonts w:ascii="Arial" w:cs="Arial" w:eastAsia="Arial" w:hAnsi="Arial"/>
          <w:b w:val="1"/>
          <w:bCs w:val="1"/>
          <w:color w:val="000000"/>
          <w:sz w:val="24"/>
          <w:szCs w:val="24"/>
          <w:rtl w:val="0"/>
        </w:rPr>
        <w:t xml:space="preserve"> 5.5 Gestión de Riesgos del Proyecto</w:t>
      </w:r>
    </w:p>
    <w:p w:rsidR="00000000" w:rsidDel="00000000" w:rsidP="00000000" w:rsidRDefault="00000000" w:rsidRPr="00000000" w14:paraId="0000017C">
      <w:pPr>
        <w:pStyle w:val="Heading4"/>
        <w:keepNext w:val="0"/>
        <w:keepLines w:val="0"/>
        <w:spacing w:after="40" w:before="240" w:lineRule="auto"/>
        <w:rPr>
          <w:rFonts w:ascii="Arial" w:cs="Arial" w:eastAsia="Arial" w:hAnsi="Arial"/>
          <w:b w:val="1"/>
          <w:bCs w:val="1"/>
          <w:color w:val="000000"/>
        </w:rPr>
      </w:pPr>
      <w:bookmarkStart w:colFirst="0" w:colLast="0" w:name="_heading=h.9yw329bi5fai" w:id="79"/>
      <w:bookmarkEnd w:id="79"/>
      <w:r w:rsidDel="00000000" w:rsidR="00000000" w:rsidRPr="00000000">
        <w:rPr>
          <w:rFonts w:ascii="Arial" w:cs="Arial" w:eastAsia="Arial" w:hAnsi="Arial"/>
          <w:b w:val="1"/>
          <w:bCs w:val="1"/>
          <w:color w:val="000000"/>
          <w:rtl w:val="0"/>
        </w:rPr>
        <w:t xml:space="preserve">5.5.1 Identificación y Análisis Cualitativo</w:t>
      </w:r>
    </w:p>
    <w:p w:rsidR="00000000" w:rsidDel="00000000" w:rsidP="00000000" w:rsidRDefault="00000000" w:rsidRPr="00000000" w14:paraId="0000017D">
      <w:pPr>
        <w:rPr>
          <w:rFonts w:ascii="Arial" w:cs="Arial" w:eastAsia="Arial" w:hAnsi="Arial"/>
          <w:sz w:val="24"/>
          <w:szCs w:val="24"/>
        </w:rPr>
      </w:pPr>
      <w:r w:rsidDel="00000000" w:rsidR="00000000" w:rsidRPr="00000000">
        <w:rPr>
          <w:rtl w:val="0"/>
        </w:rPr>
      </w:r>
    </w:p>
    <w:sdt>
      <w:sdtPr>
        <w:lock w:val="contentLocked"/>
        <w:id w:val="-1331561387"/>
        <w:tag w:val="goog_rdk_3"/>
      </w:sdtPr>
      <w:sdtContent>
        <w:tbl>
          <w:tblPr>
            <w:tblStyle w:val="Table5"/>
            <w:tblW w:w="879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9999999999999"/>
            <w:gridCol w:w="2751"/>
            <w:gridCol w:w="990"/>
            <w:gridCol w:w="855"/>
            <w:gridCol w:w="3690"/>
            <w:tblGridChange w:id="0">
              <w:tblGrid>
                <w:gridCol w:w="503.9999999999999"/>
                <w:gridCol w:w="2751"/>
                <w:gridCol w:w="990"/>
                <w:gridCol w:w="855"/>
                <w:gridCol w:w="3690"/>
              </w:tblGrid>
            </w:tblGridChange>
          </w:tblGrid>
          <w:tr>
            <w:trPr>
              <w:cantSplit w:val="0"/>
              <w:trHeight w:val="255" w:hRule="atLeast"/>
              <w:tblHeader w:val="0"/>
            </w:trPr>
            <w:tc>
              <w:tcPr>
                <w:gridSpan w:val="2"/>
                <w:shd w:fill="auto" w:val="clear"/>
                <w:vAlign w:val="center"/>
              </w:tcPr>
              <w:p w:rsidR="00000000" w:rsidDel="00000000" w:rsidP="00000000" w:rsidRDefault="00000000" w:rsidRPr="00000000" w14:paraId="0000017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Identificación</w:t>
                </w:r>
              </w:p>
            </w:tc>
            <w:tc>
              <w:tcPr>
                <w:gridSpan w:val="3"/>
                <w:shd w:fill="auto" w:val="clear"/>
                <w:vAlign w:val="center"/>
              </w:tcPr>
              <w:p w:rsidR="00000000" w:rsidDel="00000000" w:rsidP="00000000" w:rsidRDefault="00000000" w:rsidRPr="00000000" w14:paraId="0000018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Análisis cualitativo</w:t>
                </w:r>
              </w:p>
            </w:tc>
          </w:tr>
          <w:tr>
            <w:trPr>
              <w:cantSplit w:val="0"/>
              <w:trHeight w:val="375" w:hRule="atLeast"/>
              <w:tblHeader w:val="0"/>
            </w:trPr>
            <w:tc>
              <w:tcPr>
                <w:shd w:fill="auto" w:val="clear"/>
                <w:vAlign w:val="center"/>
              </w:tcPr>
              <w:p w:rsidR="00000000" w:rsidDel="00000000" w:rsidP="00000000" w:rsidRDefault="00000000" w:rsidRPr="00000000" w14:paraId="0000018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shd w:fill="auto" w:val="clear"/>
                <w:vAlign w:val="center"/>
              </w:tcPr>
              <w:p w:rsidR="00000000" w:rsidDel="00000000" w:rsidP="00000000" w:rsidRDefault="00000000" w:rsidRPr="00000000" w14:paraId="0000018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Evento de Riesgo</w:t>
                </w:r>
              </w:p>
            </w:tc>
            <w:tc>
              <w:tcPr>
                <w:shd w:fill="auto" w:val="clear"/>
                <w:vAlign w:val="center"/>
              </w:tcPr>
              <w:p w:rsidR="00000000" w:rsidDel="00000000" w:rsidP="00000000" w:rsidRDefault="00000000" w:rsidRPr="00000000" w14:paraId="0000018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Impacto</w:t>
                </w:r>
              </w:p>
            </w:tc>
            <w:tc>
              <w:tcPr>
                <w:shd w:fill="auto" w:val="clear"/>
                <w:vAlign w:val="center"/>
              </w:tcPr>
              <w:p w:rsidR="00000000" w:rsidDel="00000000" w:rsidP="00000000" w:rsidRDefault="00000000" w:rsidRPr="00000000" w14:paraId="0000018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Prob.</w:t>
                </w:r>
              </w:p>
            </w:tc>
            <w:tc>
              <w:tcPr>
                <w:shd w:fill="auto" w:val="clear"/>
                <w:vAlign w:val="center"/>
              </w:tcPr>
              <w:p w:rsidR="00000000" w:rsidDel="00000000" w:rsidP="00000000" w:rsidRDefault="00000000" w:rsidRPr="00000000" w14:paraId="0000018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Consecuencias</w:t>
                </w:r>
              </w:p>
            </w:tc>
          </w:tr>
          <w:tr>
            <w:trPr>
              <w:cantSplit w:val="0"/>
              <w:trHeight w:val="600" w:hRule="atLeast"/>
              <w:tblHeader w:val="0"/>
            </w:trPr>
            <w:tc>
              <w:tcPr>
                <w:shd w:fill="auto" w:val="clear"/>
                <w:vAlign w:val="center"/>
              </w:tcPr>
              <w:p w:rsidR="00000000" w:rsidDel="00000000" w:rsidP="00000000" w:rsidRDefault="00000000" w:rsidRPr="00000000" w14:paraId="0000018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R1</w:t>
                </w:r>
              </w:p>
            </w:tc>
            <w:tc>
              <w:tcPr>
                <w:shd w:fill="auto" w:val="clear"/>
                <w:vAlign w:val="center"/>
              </w:tcPr>
              <w:p w:rsidR="00000000" w:rsidDel="00000000" w:rsidP="00000000" w:rsidRDefault="00000000" w:rsidRPr="00000000" w14:paraId="0000018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Falta de conectividad para usuarios remotos</w:t>
                </w:r>
              </w:p>
            </w:tc>
            <w:tc>
              <w:tcPr>
                <w:shd w:fill="auto" w:val="clear"/>
                <w:vAlign w:val="center"/>
              </w:tcPr>
              <w:p w:rsidR="00000000" w:rsidDel="00000000" w:rsidP="00000000" w:rsidRDefault="00000000" w:rsidRPr="00000000" w14:paraId="0000018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tc>
            <w:tc>
              <w:tcPr>
                <w:shd w:fill="auto" w:val="clear"/>
                <w:vAlign w:val="center"/>
              </w:tcPr>
              <w:p w:rsidR="00000000" w:rsidDel="00000000" w:rsidP="00000000" w:rsidRDefault="00000000" w:rsidRPr="00000000" w14:paraId="0000018B">
                <w:pPr>
                  <w:spacing w:after="0" w:line="240" w:lineRule="auto"/>
                  <w:ind w:left="360" w:hanging="36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shd w:fill="auto" w:val="clear"/>
                <w:vAlign w:val="center"/>
              </w:tcPr>
              <w:p w:rsidR="00000000" w:rsidDel="00000000" w:rsidP="00000000" w:rsidRDefault="00000000" w:rsidRPr="00000000" w14:paraId="0000018C">
                <w:pPr>
                  <w:spacing w:after="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Imposibilidad de carga o consulta de expedientes</w:t>
                </w:r>
              </w:p>
            </w:tc>
          </w:tr>
          <w:tr>
            <w:trPr>
              <w:cantSplit w:val="0"/>
              <w:trHeight w:val="735" w:hRule="atLeast"/>
              <w:tblHeader w:val="0"/>
            </w:trPr>
            <w:tc>
              <w:tcPr>
                <w:shd w:fill="auto" w:val="clear"/>
                <w:vAlign w:val="center"/>
              </w:tcPr>
              <w:p w:rsidR="00000000" w:rsidDel="00000000" w:rsidP="00000000" w:rsidRDefault="00000000" w:rsidRPr="00000000" w14:paraId="0000018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R2</w:t>
                </w:r>
              </w:p>
            </w:tc>
            <w:tc>
              <w:tcPr>
                <w:shd w:fill="auto" w:val="clear"/>
                <w:vAlign w:val="center"/>
              </w:tcPr>
              <w:p w:rsidR="00000000" w:rsidDel="00000000" w:rsidP="00000000" w:rsidRDefault="00000000" w:rsidRPr="00000000" w14:paraId="0000018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Pérdida de datos por error del servidor </w:t>
                </w:r>
              </w:p>
            </w:tc>
            <w:tc>
              <w:tcPr>
                <w:shd w:fill="auto" w:val="clear"/>
                <w:vAlign w:val="center"/>
              </w:tcPr>
              <w:p w:rsidR="00000000" w:rsidDel="00000000" w:rsidP="00000000" w:rsidRDefault="00000000" w:rsidRPr="00000000" w14:paraId="0000018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shd w:fill="auto" w:val="clear"/>
                <w:vAlign w:val="center"/>
              </w:tcPr>
              <w:p w:rsidR="00000000" w:rsidDel="00000000" w:rsidP="00000000" w:rsidRDefault="00000000" w:rsidRPr="00000000" w14:paraId="00000190">
                <w:pPr>
                  <w:spacing w:after="0" w:line="240" w:lineRule="auto"/>
                  <w:ind w:left="0" w:hanging="24"/>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Media</w:t>
                </w:r>
              </w:p>
            </w:tc>
            <w:tc>
              <w:tcPr>
                <w:shd w:fill="auto" w:val="clear"/>
                <w:vAlign w:val="center"/>
              </w:tcPr>
              <w:p w:rsidR="00000000" w:rsidDel="00000000" w:rsidP="00000000" w:rsidRDefault="00000000" w:rsidRPr="00000000" w14:paraId="00000191">
                <w:pPr>
                  <w:spacing w:after="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Expedientes irrecuperables, caida de confianza, afectando la continuidad del servicio.</w:t>
                </w:r>
              </w:p>
            </w:tc>
          </w:tr>
          <w:tr>
            <w:trPr>
              <w:cantSplit w:val="0"/>
              <w:trHeight w:val="735" w:hRule="atLeast"/>
              <w:tblHeader w:val="0"/>
            </w:trPr>
            <w:tc>
              <w:tcPr>
                <w:shd w:fill="auto" w:val="clear"/>
                <w:vAlign w:val="center"/>
              </w:tcPr>
              <w:p w:rsidR="00000000" w:rsidDel="00000000" w:rsidP="00000000" w:rsidRDefault="00000000" w:rsidRPr="00000000" w14:paraId="0000019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R3</w:t>
                </w:r>
              </w:p>
            </w:tc>
            <w:tc>
              <w:tcPr>
                <w:shd w:fill="auto" w:val="clear"/>
                <w:vAlign w:val="center"/>
              </w:tcPr>
              <w:p w:rsidR="00000000" w:rsidDel="00000000" w:rsidP="00000000" w:rsidRDefault="00000000" w:rsidRPr="00000000" w14:paraId="0000019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Dificultad tecnica en integracion de tecnologias</w:t>
                </w:r>
              </w:p>
            </w:tc>
            <w:tc>
              <w:tcPr>
                <w:shd w:fill="auto" w:val="clear"/>
                <w:vAlign w:val="center"/>
              </w:tcPr>
              <w:p w:rsidR="00000000" w:rsidDel="00000000" w:rsidP="00000000" w:rsidRDefault="00000000" w:rsidRPr="00000000" w14:paraId="0000019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shd w:fill="auto" w:val="clear"/>
                <w:vAlign w:val="center"/>
              </w:tcPr>
              <w:p w:rsidR="00000000" w:rsidDel="00000000" w:rsidP="00000000" w:rsidRDefault="00000000" w:rsidRPr="00000000" w14:paraId="00000195">
                <w:pPr>
                  <w:spacing w:after="0" w:line="240" w:lineRule="auto"/>
                  <w:ind w:left="360" w:hanging="358.39370078740126"/>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Media</w:t>
                </w:r>
              </w:p>
            </w:tc>
            <w:tc>
              <w:tcPr>
                <w:shd w:fill="auto" w:val="clear"/>
                <w:vAlign w:val="center"/>
              </w:tcPr>
              <w:p w:rsidR="00000000" w:rsidDel="00000000" w:rsidP="00000000" w:rsidRDefault="00000000" w:rsidRPr="00000000" w14:paraId="00000196">
                <w:pPr>
                  <w:spacing w:after="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Retrasos en la entrega</w:t>
                </w:r>
              </w:p>
            </w:tc>
          </w:tr>
          <w:tr>
            <w:trPr>
              <w:cantSplit w:val="0"/>
              <w:trHeight w:val="630" w:hRule="atLeast"/>
              <w:tblHeader w:val="0"/>
            </w:trPr>
            <w:tc>
              <w:tcPr>
                <w:shd w:fill="auto" w:val="clear"/>
                <w:vAlign w:val="center"/>
              </w:tcPr>
              <w:p w:rsidR="00000000" w:rsidDel="00000000" w:rsidP="00000000" w:rsidRDefault="00000000" w:rsidRPr="00000000" w14:paraId="0000019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R4</w:t>
                </w:r>
              </w:p>
            </w:tc>
            <w:tc>
              <w:tcPr>
                <w:shd w:fill="auto" w:val="clear"/>
                <w:vAlign w:val="center"/>
              </w:tcPr>
              <w:p w:rsidR="00000000" w:rsidDel="00000000" w:rsidP="00000000" w:rsidRDefault="00000000" w:rsidRPr="00000000" w14:paraId="0000019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Cambios en los requerimientos funcionales</w:t>
                </w:r>
              </w:p>
            </w:tc>
            <w:tc>
              <w:tcPr>
                <w:shd w:fill="auto" w:val="clear"/>
                <w:vAlign w:val="center"/>
              </w:tcPr>
              <w:p w:rsidR="00000000" w:rsidDel="00000000" w:rsidP="00000000" w:rsidRDefault="00000000" w:rsidRPr="00000000" w14:paraId="0000019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 </w:t>
                </w:r>
              </w:p>
            </w:tc>
            <w:tc>
              <w:tcPr>
                <w:shd w:fill="auto" w:val="clear"/>
                <w:vAlign w:val="center"/>
              </w:tcPr>
              <w:p w:rsidR="00000000" w:rsidDel="00000000" w:rsidP="00000000" w:rsidRDefault="00000000" w:rsidRPr="00000000" w14:paraId="0000019A">
                <w:pPr>
                  <w:spacing w:after="0" w:line="240" w:lineRule="auto"/>
                  <w:ind w:left="360" w:hanging="36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shd w:fill="auto" w:val="clear"/>
                <w:vAlign w:val="center"/>
              </w:tcPr>
              <w:p w:rsidR="00000000" w:rsidDel="00000000" w:rsidP="00000000" w:rsidRDefault="00000000" w:rsidRPr="00000000" w14:paraId="0000019B">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Re-trabajo, aumento en los tiempos de desarrollo</w:t>
                </w:r>
              </w:p>
            </w:tc>
          </w:tr>
          <w:tr>
            <w:trPr>
              <w:cantSplit w:val="0"/>
              <w:trHeight w:val="630" w:hRule="atLeast"/>
              <w:tblHeader w:val="0"/>
            </w:trPr>
            <w:tc>
              <w:tcPr>
                <w:shd w:fill="auto" w:val="clear"/>
                <w:vAlign w:val="center"/>
              </w:tcPr>
              <w:p w:rsidR="00000000" w:rsidDel="00000000" w:rsidP="00000000" w:rsidRDefault="00000000" w:rsidRPr="00000000" w14:paraId="0000019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R5</w:t>
                </w:r>
              </w:p>
            </w:tc>
            <w:tc>
              <w:tcPr>
                <w:shd w:fill="auto" w:val="clear"/>
                <w:vAlign w:val="center"/>
              </w:tcPr>
              <w:p w:rsidR="00000000" w:rsidDel="00000000" w:rsidP="00000000" w:rsidRDefault="00000000" w:rsidRPr="00000000" w14:paraId="0000019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Fallo de seguridad en carga de archivos</w:t>
                </w:r>
              </w:p>
            </w:tc>
            <w:tc>
              <w:tcPr>
                <w:shd w:fill="auto" w:val="clear"/>
                <w:vAlign w:val="center"/>
              </w:tcPr>
              <w:p w:rsidR="00000000" w:rsidDel="00000000" w:rsidP="00000000" w:rsidRDefault="00000000" w:rsidRPr="00000000" w14:paraId="0000019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shd w:fill="auto" w:val="clear"/>
                <w:vAlign w:val="center"/>
              </w:tcPr>
              <w:p w:rsidR="00000000" w:rsidDel="00000000" w:rsidP="00000000" w:rsidRDefault="00000000" w:rsidRPr="00000000" w14:paraId="0000019F">
                <w:pPr>
                  <w:spacing w:after="0"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shd w:fill="auto" w:val="clear"/>
                <w:vAlign w:val="center"/>
              </w:tcPr>
              <w:p w:rsidR="00000000" w:rsidDel="00000000" w:rsidP="00000000" w:rsidRDefault="00000000" w:rsidRPr="00000000" w14:paraId="000001A0">
                <w:pPr>
                  <w:keepNext w:val="1"/>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Posibles ataques, fuga de la información, riesgos de seguridad.</w:t>
                </w:r>
              </w:p>
            </w:tc>
          </w:tr>
          <w:tr>
            <w:trPr>
              <w:cantSplit w:val="0"/>
              <w:trHeight w:val="630" w:hRule="atLeast"/>
              <w:tblHeader w:val="0"/>
            </w:trPr>
            <w:tc>
              <w:tcPr>
                <w:shd w:fill="auto" w:val="clear"/>
                <w:vAlign w:val="center"/>
              </w:tcPr>
              <w:p w:rsidR="00000000" w:rsidDel="00000000" w:rsidP="00000000" w:rsidRDefault="00000000" w:rsidRPr="00000000" w14:paraId="000001A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R6</w:t>
                </w:r>
              </w:p>
            </w:tc>
            <w:tc>
              <w:tcPr>
                <w:shd w:fill="auto" w:val="clear"/>
                <w:vAlign w:val="center"/>
              </w:tcPr>
              <w:p w:rsidR="00000000" w:rsidDel="00000000" w:rsidP="00000000" w:rsidRDefault="00000000" w:rsidRPr="00000000" w14:paraId="000001A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Incompatibilidad React – Node – MySQL</w:t>
                </w:r>
              </w:p>
            </w:tc>
            <w:tc>
              <w:tcPr>
                <w:shd w:fill="auto" w:val="clear"/>
                <w:vAlign w:val="center"/>
              </w:tcPr>
              <w:p w:rsidR="00000000" w:rsidDel="00000000" w:rsidP="00000000" w:rsidRDefault="00000000" w:rsidRPr="00000000" w14:paraId="000001A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tc>
            <w:tc>
              <w:tcPr>
                <w:shd w:fill="auto" w:val="clear"/>
                <w:vAlign w:val="center"/>
              </w:tcPr>
              <w:p w:rsidR="00000000" w:rsidDel="00000000" w:rsidP="00000000" w:rsidRDefault="00000000" w:rsidRPr="00000000" w14:paraId="000001A4">
                <w:pPr>
                  <w:spacing w:after="0"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tc>
            <w:tc>
              <w:tcPr>
                <w:shd w:fill="auto" w:val="clear"/>
                <w:vAlign w:val="center"/>
              </w:tcPr>
              <w:p w:rsidR="00000000" w:rsidDel="00000000" w:rsidP="00000000" w:rsidRDefault="00000000" w:rsidRPr="00000000" w14:paraId="000001A5">
                <w:pPr>
                  <w:keepNext w:val="1"/>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Retrasos en desarrollos y pruebas.</w:t>
                </w:r>
              </w:p>
            </w:tc>
          </w:tr>
          <w:tr>
            <w:trPr>
              <w:cantSplit w:val="0"/>
              <w:trHeight w:val="630" w:hRule="atLeast"/>
              <w:tblHeader w:val="0"/>
            </w:trPr>
            <w:tc>
              <w:tcPr>
                <w:shd w:fill="auto" w:val="clear"/>
                <w:vAlign w:val="center"/>
              </w:tcPr>
              <w:p w:rsidR="00000000" w:rsidDel="00000000" w:rsidP="00000000" w:rsidRDefault="00000000" w:rsidRPr="00000000" w14:paraId="000001A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R7</w:t>
                </w:r>
              </w:p>
            </w:tc>
            <w:tc>
              <w:tcPr>
                <w:shd w:fill="auto" w:val="clear"/>
                <w:vAlign w:val="center"/>
              </w:tcPr>
              <w:p w:rsidR="00000000" w:rsidDel="00000000" w:rsidP="00000000" w:rsidRDefault="00000000" w:rsidRPr="00000000" w14:paraId="000001A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Baja adopción por parte de usuarios</w:t>
                </w:r>
              </w:p>
            </w:tc>
            <w:tc>
              <w:tcPr>
                <w:shd w:fill="auto" w:val="clear"/>
                <w:vAlign w:val="center"/>
              </w:tcPr>
              <w:p w:rsidR="00000000" w:rsidDel="00000000" w:rsidP="00000000" w:rsidRDefault="00000000" w:rsidRPr="00000000" w14:paraId="000001A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 </w:t>
                </w:r>
              </w:p>
            </w:tc>
            <w:tc>
              <w:tcPr>
                <w:shd w:fill="auto" w:val="clear"/>
                <w:vAlign w:val="center"/>
              </w:tcPr>
              <w:p w:rsidR="00000000" w:rsidDel="00000000" w:rsidP="00000000" w:rsidRDefault="00000000" w:rsidRPr="00000000" w14:paraId="000001A9">
                <w:pPr>
                  <w:spacing w:after="0"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shd w:fill="auto" w:val="clear"/>
                <w:vAlign w:val="center"/>
              </w:tcPr>
              <w:p w:rsidR="00000000" w:rsidDel="00000000" w:rsidP="00000000" w:rsidRDefault="00000000" w:rsidRPr="00000000" w14:paraId="000001AA">
                <w:pPr>
                  <w:keepNext w:val="1"/>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Desaprovechamiento de la herramienta.</w:t>
                </w:r>
              </w:p>
            </w:tc>
          </w:tr>
          <w:tr>
            <w:trPr>
              <w:cantSplit w:val="0"/>
              <w:trHeight w:val="630" w:hRule="atLeast"/>
              <w:tblHeader w:val="0"/>
            </w:trPr>
            <w:tc>
              <w:tcPr>
                <w:shd w:fill="auto" w:val="clear"/>
                <w:vAlign w:val="center"/>
              </w:tcPr>
              <w:p w:rsidR="00000000" w:rsidDel="00000000" w:rsidP="00000000" w:rsidRDefault="00000000" w:rsidRPr="00000000" w14:paraId="000001A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R8</w:t>
                </w:r>
              </w:p>
            </w:tc>
            <w:tc>
              <w:tcPr>
                <w:shd w:fill="auto" w:val="clear"/>
                <w:vAlign w:val="center"/>
              </w:tcPr>
              <w:p w:rsidR="00000000" w:rsidDel="00000000" w:rsidP="00000000" w:rsidRDefault="00000000" w:rsidRPr="00000000" w14:paraId="000001AC">
                <w:pPr>
                  <w:spacing w:after="240" w:before="240" w:line="240" w:lineRule="auto"/>
                  <w:ind w:left="0" w:right="-32.0472440944882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Sobrecarga del sistema ante alto volumen de expedientes simultáneos</w:t>
                </w:r>
              </w:p>
            </w:tc>
            <w:tc>
              <w:tcPr>
                <w:shd w:fill="auto" w:val="clear"/>
                <w:vAlign w:val="center"/>
              </w:tcPr>
              <w:p w:rsidR="00000000" w:rsidDel="00000000" w:rsidP="00000000" w:rsidRDefault="00000000" w:rsidRPr="00000000" w14:paraId="000001AD">
                <w:pPr>
                  <w:spacing w:after="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Alto</w:t>
                </w:r>
              </w:p>
            </w:tc>
            <w:tc>
              <w:tcPr>
                <w:shd w:fill="auto" w:val="clear"/>
                <w:vAlign w:val="center"/>
              </w:tcPr>
              <w:p w:rsidR="00000000" w:rsidDel="00000000" w:rsidP="00000000" w:rsidRDefault="00000000" w:rsidRPr="00000000" w14:paraId="000001AE">
                <w:pPr>
                  <w:spacing w:after="0"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tc>
            <w:tc>
              <w:tcPr>
                <w:shd w:fill="auto" w:val="clear"/>
                <w:vAlign w:val="center"/>
              </w:tcPr>
              <w:p w:rsidR="00000000" w:rsidDel="00000000" w:rsidP="00000000" w:rsidRDefault="00000000" w:rsidRPr="00000000" w14:paraId="000001AF">
                <w:pPr>
                  <w:keepNext w:val="1"/>
                  <w:spacing w:after="240" w:before="240" w:line="240" w:lineRule="auto"/>
                  <w:ind w:left="354.3307086614175" w:right="-3.307086614172476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Lentitud en la respuesta del sistema y demoras en la gestión administrativa.</w:t>
                </w:r>
              </w:p>
            </w:tc>
          </w:tr>
          <w:tr>
            <w:trPr>
              <w:cantSplit w:val="0"/>
              <w:trHeight w:val="630" w:hRule="atLeast"/>
              <w:tblHeader w:val="0"/>
            </w:trPr>
            <w:tc>
              <w:tcPr>
                <w:shd w:fill="auto" w:val="clear"/>
                <w:vAlign w:val="center"/>
              </w:tcPr>
              <w:p w:rsidR="00000000" w:rsidDel="00000000" w:rsidP="00000000" w:rsidRDefault="00000000" w:rsidRPr="00000000" w14:paraId="000001B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R9</w:t>
                </w:r>
              </w:p>
            </w:tc>
            <w:tc>
              <w:tcPr>
                <w:shd w:fill="auto" w:val="clear"/>
                <w:vAlign w:val="center"/>
              </w:tcPr>
              <w:p w:rsidR="00000000" w:rsidDel="00000000" w:rsidP="00000000" w:rsidRDefault="00000000" w:rsidRPr="00000000" w14:paraId="000001B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Falla técnica o vulnerabilidad en la integración de la pasarela de pago (por ejemplo, errores en transacciones, doble cobro, o fuga de datos financieros).</w:t>
                </w:r>
              </w:p>
            </w:tc>
            <w:tc>
              <w:tcPr>
                <w:shd w:fill="auto" w:val="clear"/>
                <w:vAlign w:val="center"/>
              </w:tcPr>
              <w:p w:rsidR="00000000" w:rsidDel="00000000" w:rsidP="00000000" w:rsidRDefault="00000000" w:rsidRPr="00000000" w14:paraId="000001B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shd w:fill="auto" w:val="clear"/>
                <w:vAlign w:val="center"/>
              </w:tcPr>
              <w:p w:rsidR="00000000" w:rsidDel="00000000" w:rsidP="00000000" w:rsidRDefault="00000000" w:rsidRPr="00000000" w14:paraId="000001B3">
                <w:pPr>
                  <w:spacing w:after="0"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tc>
            <w:tc>
              <w:tcPr>
                <w:shd w:fill="auto" w:val="clear"/>
                <w:vAlign w:val="center"/>
              </w:tcPr>
              <w:p w:rsidR="00000000" w:rsidDel="00000000" w:rsidP="00000000" w:rsidRDefault="00000000" w:rsidRPr="00000000" w14:paraId="000001B4">
                <w:pPr>
                  <w:keepNext w:val="1"/>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Pérdida de confianza, reclamos legales, suspensión temporal de pagos.</w:t>
                </w:r>
              </w:p>
            </w:tc>
          </w:tr>
          <w:tr>
            <w:trPr>
              <w:cantSplit w:val="0"/>
              <w:trHeight w:val="630" w:hRule="atLeast"/>
              <w:tblHeader w:val="0"/>
            </w:trPr>
            <w:tc>
              <w:tcPr>
                <w:shd w:fill="auto" w:val="clear"/>
                <w:vAlign w:val="center"/>
              </w:tcPr>
              <w:p w:rsidR="00000000" w:rsidDel="00000000" w:rsidP="00000000" w:rsidRDefault="00000000" w:rsidRPr="00000000" w14:paraId="000001B5">
                <w:pPr>
                  <w:spacing w:after="0" w:line="240" w:lineRule="auto"/>
                  <w:rPr>
                    <w:rFonts w:ascii="Arial" w:cs="Arial" w:eastAsia="Arial" w:hAnsi="Arial"/>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B6">
                <w:pPr>
                  <w:spacing w:after="0" w:line="240" w:lineRule="auto"/>
                  <w:rPr>
                    <w:rFonts w:ascii="Arial" w:cs="Arial" w:eastAsia="Arial" w:hAnsi="Arial"/>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B7">
                <w:pPr>
                  <w:spacing w:after="0" w:line="240" w:lineRule="auto"/>
                  <w:jc w:val="center"/>
                  <w:rPr>
                    <w:rFonts w:ascii="Arial" w:cs="Arial" w:eastAsia="Arial" w:hAnsi="Arial"/>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B8">
                <w:pPr>
                  <w:spacing w:after="0" w:line="240" w:lineRule="auto"/>
                  <w:ind w:left="0" w:firstLine="0"/>
                  <w:jc w:val="center"/>
                  <w:rPr>
                    <w:rFonts w:ascii="Arial" w:cs="Arial" w:eastAsia="Arial" w:hAnsi="Arial"/>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B9">
                <w:pPr>
                  <w:keepNext w:val="1"/>
                  <w:spacing w:after="0" w:line="240" w:lineRule="auto"/>
                  <w:ind w:left="360" w:firstLine="0"/>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BA">
      <w:pPr>
        <w:rPr>
          <w:rFonts w:ascii="Arial" w:cs="Arial" w:eastAsia="Arial" w:hAnsi="Arial"/>
          <w:sz w:val="24"/>
          <w:szCs w:val="24"/>
        </w:rPr>
      </w:pPr>
      <w:bookmarkStart w:colFirst="0" w:colLast="0" w:name="_heading=h.tdhz04ass7aw" w:id="67"/>
      <w:bookmarkEnd w:id="67"/>
      <w:r w:rsidDel="00000000" w:rsidR="00000000" w:rsidRPr="00000000">
        <w:rPr>
          <w:rtl w:val="0"/>
        </w:rPr>
      </w:r>
    </w:p>
    <w:p w:rsidR="00000000" w:rsidDel="00000000" w:rsidP="00000000" w:rsidRDefault="00000000" w:rsidRPr="00000000" w14:paraId="000001BB">
      <w:pPr>
        <w:pStyle w:val="Heading4"/>
        <w:keepNext w:val="0"/>
        <w:keepLines w:val="0"/>
        <w:spacing w:after="40" w:before="240" w:lineRule="auto"/>
        <w:rPr>
          <w:rFonts w:ascii="Arial" w:cs="Arial" w:eastAsia="Arial" w:hAnsi="Arial"/>
          <w:b w:val="1"/>
          <w:bCs w:val="1"/>
          <w:color w:val="000000"/>
        </w:rPr>
      </w:pPr>
      <w:bookmarkStart w:colFirst="0" w:colLast="0" w:name="_heading=h.qeuv5sbfkeb1" w:id="80"/>
      <w:bookmarkEnd w:id="80"/>
      <w:r w:rsidDel="00000000" w:rsidR="00000000" w:rsidRPr="00000000">
        <w:rPr>
          <w:rFonts w:ascii="Arial" w:cs="Arial" w:eastAsia="Arial" w:hAnsi="Arial"/>
          <w:b w:val="1"/>
          <w:bCs w:val="1"/>
          <w:color w:val="000000"/>
          <w:rtl w:val="0"/>
        </w:rPr>
        <w:t xml:space="preserve">5.5.2 Plan de Respuesta</w:t>
      </w:r>
    </w:p>
    <w:p w:rsidR="00000000" w:rsidDel="00000000" w:rsidP="00000000" w:rsidRDefault="00000000" w:rsidRPr="00000000" w14:paraId="000001BC">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wysu56ypbl46" w:id="81"/>
      <w:bookmarkEnd w:id="81"/>
      <w:r w:rsidDel="00000000" w:rsidR="00000000" w:rsidRPr="00000000">
        <w:rPr>
          <w:rFonts w:ascii="Arial" w:cs="Arial" w:eastAsia="Arial" w:hAnsi="Arial"/>
          <w:b w:val="1"/>
          <w:bCs w:val="1"/>
          <w:color w:val="000000"/>
          <w:sz w:val="24"/>
          <w:szCs w:val="24"/>
          <w:rtl w:val="0"/>
        </w:rPr>
        <w:t xml:space="preserve">Riesgo R1 — Falta de conectividad para usuarios remotos</w:t>
      </w:r>
    </w:p>
    <w:p w:rsidR="00000000" w:rsidDel="00000000" w:rsidP="00000000" w:rsidRDefault="00000000" w:rsidRPr="00000000" w14:paraId="000001BD">
      <w:pPr>
        <w:rPr>
          <w:rFonts w:ascii="Arial" w:cs="Arial" w:eastAsia="Arial" w:hAnsi="Arial"/>
          <w:sz w:val="24"/>
          <w:szCs w:val="24"/>
        </w:rPr>
      </w:pPr>
      <w:r w:rsidDel="00000000" w:rsidR="00000000" w:rsidRPr="00000000">
        <w:rPr>
          <w:rtl w:val="0"/>
        </w:rPr>
      </w:r>
    </w:p>
    <w:sdt>
      <w:sdtPr>
        <w:lock w:val="contentLocked"/>
        <w:id w:val="765435679"/>
        <w:tag w:val="goog_rdk_4"/>
      </w:sdtPr>
      <w:sdtContent>
        <w:tbl>
          <w:tblPr>
            <w:tblStyle w:val="Table6"/>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64.75"/>
            <w:gridCol w:w="1764.75"/>
            <w:gridCol w:w="1764.75"/>
            <w:gridCol w:w="1764.75"/>
            <w:tblGridChange w:id="0">
              <w:tblGrid>
                <w:gridCol w:w="2263"/>
                <w:gridCol w:w="1764.75"/>
                <w:gridCol w:w="1764.75"/>
                <w:gridCol w:w="1764.75"/>
                <w:gridCol w:w="1764.75"/>
              </w:tblGrid>
            </w:tblGridChange>
          </w:tblGrid>
          <w:tr>
            <w:trPr>
              <w:cantSplit w:val="0"/>
              <w:tblHeader w:val="0"/>
            </w:trPr>
            <w:tc>
              <w:tcPr>
                <w:gridSpan w:val="5"/>
              </w:tcPr>
              <w:p w:rsidR="00000000" w:rsidDel="00000000" w:rsidP="00000000" w:rsidRDefault="00000000" w:rsidRPr="00000000" w14:paraId="000001B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1</w:t>
                </w:r>
              </w:p>
            </w:tc>
          </w:tr>
          <w:tr>
            <w:trPr>
              <w:cantSplit w:val="0"/>
              <w:tblHeader w:val="0"/>
            </w:trPr>
            <w:tc>
              <w:tcPr/>
              <w:p w:rsidR="00000000" w:rsidDel="00000000" w:rsidP="00000000" w:rsidRDefault="00000000" w:rsidRPr="00000000" w14:paraId="000001C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detallada del evento de riesgo</w:t>
                </w:r>
              </w:p>
            </w:tc>
            <w:tc>
              <w:tcPr>
                <w:gridSpan w:val="4"/>
              </w:tcPr>
              <w:p w:rsidR="00000000" w:rsidDel="00000000" w:rsidP="00000000" w:rsidRDefault="00000000" w:rsidRPr="00000000" w14:paraId="000001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presentantes y empleados municipales pueden no tener acceso estable a internet, afectando la carga y consulta de expedientes.</w:t>
                </w:r>
              </w:p>
            </w:tc>
          </w:tr>
          <w:tr>
            <w:trPr>
              <w:cantSplit w:val="0"/>
              <w:tblHeader w:val="0"/>
            </w:trPr>
            <w:tc>
              <w:tcPr/>
              <w:p w:rsidR="00000000" w:rsidDel="00000000" w:rsidP="00000000" w:rsidRDefault="00000000" w:rsidRPr="00000000" w14:paraId="000001C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Identificadores</w:t>
                </w:r>
              </w:p>
            </w:tc>
            <w:tc>
              <w:tcPr>
                <w:gridSpan w:val="4"/>
              </w:tcPr>
              <w:p w:rsidR="00000000" w:rsidDel="00000000" w:rsidP="00000000" w:rsidRDefault="00000000" w:rsidRPr="00000000" w14:paraId="000001C9">
                <w:pP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C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para evitar, mitigar o transferir</w:t>
                </w:r>
              </w:p>
            </w:tc>
            <w:tc>
              <w:tcPr/>
              <w:p w:rsidR="00000000" w:rsidDel="00000000" w:rsidP="00000000" w:rsidRDefault="00000000" w:rsidRPr="00000000" w14:paraId="000001CF">
                <w:pPr>
                  <w:rPr>
                    <w:rFonts w:ascii="Arial" w:cs="Arial" w:eastAsia="Arial" w:hAnsi="Arial"/>
                    <w:sz w:val="24"/>
                    <w:szCs w:val="24"/>
                  </w:rPr>
                </w:pPr>
                <w:r w:rsidDel="00000000" w:rsidR="00000000" w:rsidRPr="00000000">
                  <w:rPr>
                    <w:rFonts w:ascii="Arial" w:cs="Arial" w:eastAsia="Arial" w:hAnsi="Arial"/>
                    <w:sz w:val="24"/>
                    <w:szCs w:val="24"/>
                    <w:rtl w:val="0"/>
                  </w:rPr>
                  <w:t xml:space="preserve">Evitar</w:t>
                </w:r>
              </w:p>
            </w:tc>
            <w:tc>
              <w:tcPr/>
              <w:p w:rsidR="00000000" w:rsidDel="00000000" w:rsidP="00000000" w:rsidRDefault="00000000" w:rsidRPr="00000000" w14:paraId="000001D0">
                <w:pPr>
                  <w:rPr>
                    <w:rFonts w:ascii="Arial" w:cs="Arial" w:eastAsia="Arial" w:hAnsi="Arial"/>
                    <w:sz w:val="24"/>
                    <w:szCs w:val="24"/>
                  </w:rPr>
                </w:pPr>
                <w:r w:rsidDel="00000000" w:rsidR="00000000" w:rsidRPr="00000000">
                  <w:rPr>
                    <w:rFonts w:ascii="Arial" w:cs="Arial" w:eastAsia="Arial" w:hAnsi="Arial"/>
                    <w:sz w:val="24"/>
                    <w:szCs w:val="24"/>
                    <w:rtl w:val="0"/>
                  </w:rPr>
                  <w:t xml:space="preserve">Mitigar</w:t>
                </w:r>
              </w:p>
            </w:tc>
            <w:tc>
              <w:tcPr/>
              <w:p w:rsidR="00000000" w:rsidDel="00000000" w:rsidP="00000000" w:rsidRDefault="00000000" w:rsidRPr="00000000" w14:paraId="000001D1">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Transferir</w:t>
                </w:r>
              </w:p>
            </w:tc>
          </w:tr>
          <w:tr>
            <w:trPr>
              <w:cantSplit w:val="0"/>
              <w:tblHeader w:val="0"/>
            </w:trPr>
            <w:tc>
              <w:tcPr>
                <w:gridSpan w:val="2"/>
              </w:tcPr>
              <w:p w:rsidR="00000000" w:rsidDel="00000000" w:rsidP="00000000" w:rsidRDefault="00000000" w:rsidRPr="00000000" w14:paraId="000001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Optimizar el sistema para funcionar con baja conectividad (carga diferida, almacenamiento local temporal).</w:t>
                </w:r>
              </w:p>
            </w:tc>
            <w:tc>
              <w:tcPr/>
              <w:p w:rsidR="00000000" w:rsidDel="00000000" w:rsidP="00000000" w:rsidRDefault="00000000" w:rsidRPr="00000000" w14:paraId="000001D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1D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D6">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D7">
                <w:pPr>
                  <w:jc w:val="both"/>
                  <w:rPr>
                    <w:rFonts w:ascii="Arial" w:cs="Arial" w:eastAsia="Arial" w:hAnsi="Arial"/>
                    <w:sz w:val="24"/>
                    <w:szCs w:val="24"/>
                  </w:rPr>
                </w:pPr>
                <w:r w:rsidDel="00000000" w:rsidR="00000000" w:rsidRPr="00000000">
                  <w:rPr>
                    <w:rtl w:val="0"/>
                  </w:rPr>
                </w:r>
              </w:p>
              <w:tbl>
                <w:tblPr>
                  <w:tblStyle w:val="Table7"/>
                  <w:tblW w:w="3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tblGridChange w:id="0">
                    <w:tblGrid>
                      <w:gridCol w:w="3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Habilitar versiones "livianas" de las páginas, con menos consumo de datos.</w:t>
                      </w:r>
                    </w:p>
                  </w:tc>
                </w:tr>
              </w:tbl>
              <w:p w:rsidR="00000000" w:rsidDel="00000000" w:rsidP="00000000" w:rsidRDefault="00000000" w:rsidRPr="00000000" w14:paraId="000001D9">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D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D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1DD">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de infraestructura de proveedores de internet municipales o acuerdos con operadores locales.</w:t>
                </w:r>
              </w:p>
            </w:tc>
            <w:tc>
              <w:tcPr/>
              <w:p w:rsidR="00000000" w:rsidDel="00000000" w:rsidP="00000000" w:rsidRDefault="00000000" w:rsidRPr="00000000" w14:paraId="000001E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blHeader w:val="0"/>
            </w:trPr>
            <w:tc>
              <w:tcPr>
                <w:gridSpan w:val="5"/>
              </w:tcPr>
              <w:p w:rsidR="00000000" w:rsidDel="00000000" w:rsidP="00000000" w:rsidRDefault="00000000" w:rsidRPr="00000000" w14:paraId="000001E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de contingencia</w:t>
                </w:r>
              </w:p>
            </w:tc>
          </w:tr>
          <w:tr>
            <w:trPr>
              <w:cantSplit w:val="0"/>
              <w:tblHeader w:val="0"/>
            </w:trPr>
            <w:tc>
              <w:tcPr>
                <w:gridSpan w:val="5"/>
              </w:tcPr>
              <w:p w:rsidR="00000000" w:rsidDel="00000000" w:rsidP="00000000" w:rsidRDefault="00000000" w:rsidRPr="00000000" w14:paraId="000001E8">
                <w:pPr>
                  <w:keepNext w:val="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Notificar al usuario que el servicio está limitado y permitir carga de expedientes vía asistencia presencial.</w:t>
                </w:r>
              </w:p>
            </w:tc>
          </w:tr>
        </w:tbl>
      </w:sdtContent>
    </w:sdt>
    <w:p w:rsidR="00000000" w:rsidDel="00000000" w:rsidP="00000000" w:rsidRDefault="00000000" w:rsidRPr="00000000" w14:paraId="000001ED">
      <w:pP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my8ep99a3csp" w:id="82"/>
      <w:bookmarkEnd w:id="82"/>
      <w:r w:rsidDel="00000000" w:rsidR="00000000" w:rsidRPr="00000000">
        <w:rPr>
          <w:rFonts w:ascii="Arial" w:cs="Arial" w:eastAsia="Arial" w:hAnsi="Arial"/>
          <w:b w:val="1"/>
          <w:bCs w:val="1"/>
          <w:color w:val="000000"/>
          <w:sz w:val="24"/>
          <w:szCs w:val="24"/>
          <w:rtl w:val="0"/>
        </w:rPr>
        <w:t xml:space="preserve">Riesgo R2 — Pérdida de datos por error de servidor</w:t>
      </w:r>
    </w:p>
    <w:p w:rsidR="00000000" w:rsidDel="00000000" w:rsidP="00000000" w:rsidRDefault="00000000" w:rsidRPr="00000000" w14:paraId="000001EF">
      <w:pPr>
        <w:rPr>
          <w:rFonts w:ascii="Arial" w:cs="Arial" w:eastAsia="Arial" w:hAnsi="Arial"/>
          <w:sz w:val="24"/>
          <w:szCs w:val="24"/>
        </w:rPr>
      </w:pPr>
      <w:r w:rsidDel="00000000" w:rsidR="00000000" w:rsidRPr="00000000">
        <w:rPr>
          <w:rtl w:val="0"/>
        </w:rPr>
      </w:r>
    </w:p>
    <w:sdt>
      <w:sdtPr>
        <w:lock w:val="contentLocked"/>
        <w:id w:val="-808098885"/>
        <w:tag w:val="goog_rdk_5"/>
      </w:sdtPr>
      <w:sdtContent>
        <w:tbl>
          <w:tblPr>
            <w:tblStyle w:val="Table8"/>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64.75"/>
            <w:gridCol w:w="1764.75"/>
            <w:gridCol w:w="1764.75"/>
            <w:gridCol w:w="1764.75"/>
            <w:tblGridChange w:id="0">
              <w:tblGrid>
                <w:gridCol w:w="2263"/>
                <w:gridCol w:w="1764.75"/>
                <w:gridCol w:w="1764.75"/>
                <w:gridCol w:w="1764.75"/>
                <w:gridCol w:w="1764.75"/>
              </w:tblGrid>
            </w:tblGridChange>
          </w:tblGrid>
          <w:tr>
            <w:trPr>
              <w:cantSplit w:val="0"/>
              <w:tblHeader w:val="0"/>
            </w:trPr>
            <w:tc>
              <w:tcPr>
                <w:gridSpan w:val="5"/>
              </w:tcPr>
              <w:p w:rsidR="00000000" w:rsidDel="00000000" w:rsidP="00000000" w:rsidRDefault="00000000" w:rsidRPr="00000000" w14:paraId="000001F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2</w:t>
                </w:r>
              </w:p>
            </w:tc>
          </w:tr>
          <w:tr>
            <w:trPr>
              <w:cantSplit w:val="0"/>
              <w:tblHeader w:val="0"/>
            </w:trPr>
            <w:tc>
              <w:tcPr/>
              <w:p w:rsidR="00000000" w:rsidDel="00000000" w:rsidP="00000000" w:rsidRDefault="00000000" w:rsidRPr="00000000" w14:paraId="000001F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detallada del evento de riesgo</w:t>
                </w:r>
              </w:p>
            </w:tc>
            <w:tc>
              <w:tcPr>
                <w:gridSpan w:val="4"/>
              </w:tcPr>
              <w:p w:rsidR="00000000" w:rsidDel="00000000" w:rsidP="00000000" w:rsidRDefault="00000000" w:rsidRPr="00000000" w14:paraId="000001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Fallos en el servidor MySQL o en la API pueden ocasionar pérdida de información crítica de los expedientes.</w:t>
                </w:r>
              </w:p>
            </w:tc>
          </w:tr>
          <w:tr>
            <w:trPr>
              <w:cantSplit w:val="0"/>
              <w:tblHeader w:val="0"/>
            </w:trPr>
            <w:tc>
              <w:tcPr/>
              <w:p w:rsidR="00000000" w:rsidDel="00000000" w:rsidP="00000000" w:rsidRDefault="00000000" w:rsidRPr="00000000" w14:paraId="000001F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Identificadores</w:t>
                </w:r>
              </w:p>
            </w:tc>
            <w:tc>
              <w:tcPr>
                <w:gridSpan w:val="4"/>
              </w:tcPr>
              <w:p w:rsidR="00000000" w:rsidDel="00000000" w:rsidP="00000000" w:rsidRDefault="00000000" w:rsidRPr="00000000" w14:paraId="000001FB">
                <w:pP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F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para evitar, mitigar o transferir</w:t>
                </w:r>
              </w:p>
            </w:tc>
            <w:tc>
              <w:tcPr/>
              <w:p w:rsidR="00000000" w:rsidDel="00000000" w:rsidP="00000000" w:rsidRDefault="00000000" w:rsidRPr="00000000" w14:paraId="00000201">
                <w:pPr>
                  <w:rPr>
                    <w:rFonts w:ascii="Arial" w:cs="Arial" w:eastAsia="Arial" w:hAnsi="Arial"/>
                    <w:sz w:val="24"/>
                    <w:szCs w:val="24"/>
                  </w:rPr>
                </w:pPr>
                <w:r w:rsidDel="00000000" w:rsidR="00000000" w:rsidRPr="00000000">
                  <w:rPr>
                    <w:rFonts w:ascii="Arial" w:cs="Arial" w:eastAsia="Arial" w:hAnsi="Arial"/>
                    <w:sz w:val="24"/>
                    <w:szCs w:val="24"/>
                    <w:rtl w:val="0"/>
                  </w:rPr>
                  <w:t xml:space="preserve">Evitar</w:t>
                </w:r>
              </w:p>
            </w:tc>
            <w:tc>
              <w:tcPr/>
              <w:p w:rsidR="00000000" w:rsidDel="00000000" w:rsidP="00000000" w:rsidRDefault="00000000" w:rsidRPr="00000000" w14:paraId="00000202">
                <w:pPr>
                  <w:rPr>
                    <w:rFonts w:ascii="Arial" w:cs="Arial" w:eastAsia="Arial" w:hAnsi="Arial"/>
                    <w:sz w:val="24"/>
                    <w:szCs w:val="24"/>
                  </w:rPr>
                </w:pPr>
                <w:r w:rsidDel="00000000" w:rsidR="00000000" w:rsidRPr="00000000">
                  <w:rPr>
                    <w:rFonts w:ascii="Arial" w:cs="Arial" w:eastAsia="Arial" w:hAnsi="Arial"/>
                    <w:sz w:val="24"/>
                    <w:szCs w:val="24"/>
                    <w:rtl w:val="0"/>
                  </w:rPr>
                  <w:t xml:space="preserve">Mitigar</w:t>
                </w:r>
              </w:p>
            </w:tc>
            <w:tc>
              <w:tcPr/>
              <w:p w:rsidR="00000000" w:rsidDel="00000000" w:rsidP="00000000" w:rsidRDefault="00000000" w:rsidRPr="00000000" w14:paraId="00000203">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Transferir</w:t>
                </w:r>
              </w:p>
            </w:tc>
          </w:tr>
          <w:tr>
            <w:trPr>
              <w:cantSplit w:val="0"/>
              <w:tblHeader w:val="0"/>
            </w:trPr>
            <w:tc>
              <w:tcPr>
                <w:gridSpan w:val="2"/>
              </w:tcPr>
              <w:p w:rsidR="00000000" w:rsidDel="00000000" w:rsidP="00000000" w:rsidRDefault="00000000" w:rsidRPr="00000000" w14:paraId="000002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Configurar respaldos automáticos diarios de la base de datos.</w:t>
                </w:r>
              </w:p>
            </w:tc>
            <w:tc>
              <w:tcPr/>
              <w:p w:rsidR="00000000" w:rsidDel="00000000" w:rsidP="00000000" w:rsidRDefault="00000000" w:rsidRPr="00000000" w14:paraId="0000020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0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8">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09">
                <w:pPr>
                  <w:jc w:val="both"/>
                  <w:rPr>
                    <w:rFonts w:ascii="Arial" w:cs="Arial" w:eastAsia="Arial" w:hAnsi="Arial"/>
                    <w:sz w:val="24"/>
                    <w:szCs w:val="24"/>
                  </w:rPr>
                </w:pPr>
                <w:r w:rsidDel="00000000" w:rsidR="00000000" w:rsidRPr="00000000">
                  <w:rPr>
                    <w:rtl w:val="0"/>
                  </w:rPr>
                </w:r>
              </w:p>
              <w:tbl>
                <w:tblPr>
                  <w:tblStyle w:val="Table9"/>
                  <w:tblW w:w="381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0000000000005"/>
                  <w:tblGridChange w:id="0">
                    <w:tblGrid>
                      <w:gridCol w:w="3810.0000000000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replicación de base de datos y redundancia.</w:t>
                      </w:r>
                    </w:p>
                  </w:tc>
                </w:tr>
              </w:tbl>
              <w:p w:rsidR="00000000" w:rsidDel="00000000" w:rsidP="00000000" w:rsidRDefault="00000000" w:rsidRPr="00000000" w14:paraId="0000020B">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0F">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Contratar un servicio de hosting con cláusulas de responsabilidad y backup.</w:t>
                </w:r>
              </w:p>
            </w:tc>
            <w:tc>
              <w:tcPr/>
              <w:p w:rsidR="00000000" w:rsidDel="00000000" w:rsidP="00000000" w:rsidRDefault="00000000" w:rsidRPr="00000000" w14:paraId="0000021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blHeader w:val="0"/>
            </w:trPr>
            <w:tc>
              <w:tcPr>
                <w:gridSpan w:val="5"/>
              </w:tcPr>
              <w:p w:rsidR="00000000" w:rsidDel="00000000" w:rsidP="00000000" w:rsidRDefault="00000000" w:rsidRPr="00000000" w14:paraId="0000021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de contingencia</w:t>
                </w:r>
              </w:p>
            </w:tc>
          </w:tr>
          <w:tr>
            <w:trPr>
              <w:cantSplit w:val="0"/>
              <w:trHeight w:val="477.109375" w:hRule="atLeast"/>
              <w:tblHeader w:val="0"/>
            </w:trPr>
            <w:tc>
              <w:tcPr>
                <w:gridSpan w:val="5"/>
              </w:tcPr>
              <w:p w:rsidR="00000000" w:rsidDel="00000000" w:rsidP="00000000" w:rsidRDefault="00000000" w:rsidRPr="00000000" w14:paraId="0000021A">
                <w:pPr>
                  <w:keepNext w:val="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Restaurar datos desde la última copia de seguridad y notificar a los usuarios afectados.</w:t>
                </w:r>
              </w:p>
              <w:p w:rsidR="00000000" w:rsidDel="00000000" w:rsidP="00000000" w:rsidRDefault="00000000" w:rsidRPr="00000000" w14:paraId="0000021B">
                <w:pPr>
                  <w:keepNext w:val="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Implementar copias automáticas en la nube y backups de base de datos con MySQL Dump o servicios tipo AWS RDS</w:t>
                </w:r>
              </w:p>
            </w:tc>
          </w:tr>
        </w:tbl>
      </w:sdtContent>
    </w:sdt>
    <w:p w:rsidR="00000000" w:rsidDel="00000000" w:rsidP="00000000" w:rsidRDefault="00000000" w:rsidRPr="00000000" w14:paraId="00000220">
      <w:pP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1">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y27d1tyzhzae" w:id="83"/>
      <w:bookmarkEnd w:id="83"/>
      <w:r w:rsidDel="00000000" w:rsidR="00000000" w:rsidRPr="00000000">
        <w:rPr>
          <w:rFonts w:ascii="Arial" w:cs="Arial" w:eastAsia="Arial" w:hAnsi="Arial"/>
          <w:b w:val="1"/>
          <w:bCs w:val="1"/>
          <w:color w:val="000000"/>
          <w:sz w:val="24"/>
          <w:szCs w:val="24"/>
          <w:rtl w:val="0"/>
        </w:rPr>
        <w:t xml:space="preserve">Riesgo R3 — Dificultad técnica en la integración de tecnologías</w:t>
      </w:r>
    </w:p>
    <w:p w:rsidR="00000000" w:rsidDel="00000000" w:rsidP="00000000" w:rsidRDefault="00000000" w:rsidRPr="00000000" w14:paraId="00000222">
      <w:pPr>
        <w:rPr>
          <w:rFonts w:ascii="Arial" w:cs="Arial" w:eastAsia="Arial" w:hAnsi="Arial"/>
          <w:sz w:val="24"/>
          <w:szCs w:val="24"/>
        </w:rPr>
      </w:pPr>
      <w:r w:rsidDel="00000000" w:rsidR="00000000" w:rsidRPr="00000000">
        <w:rPr>
          <w:rtl w:val="0"/>
        </w:rPr>
      </w:r>
    </w:p>
    <w:sdt>
      <w:sdtPr>
        <w:lock w:val="contentLocked"/>
        <w:id w:val="706529194"/>
        <w:tag w:val="goog_rdk_7"/>
      </w:sdtPr>
      <w:sdtContent>
        <w:tbl>
          <w:tblPr>
            <w:tblStyle w:val="Table10"/>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64.75"/>
            <w:gridCol w:w="1764.75"/>
            <w:gridCol w:w="1764.75"/>
            <w:gridCol w:w="1764.75"/>
            <w:tblGridChange w:id="0">
              <w:tblGrid>
                <w:gridCol w:w="2263"/>
                <w:gridCol w:w="1764.75"/>
                <w:gridCol w:w="1764.75"/>
                <w:gridCol w:w="1764.75"/>
                <w:gridCol w:w="1764.75"/>
              </w:tblGrid>
            </w:tblGridChange>
          </w:tblGrid>
          <w:tr>
            <w:trPr>
              <w:cantSplit w:val="0"/>
              <w:tblHeader w:val="0"/>
            </w:trPr>
            <w:tc>
              <w:tcPr>
                <w:gridSpan w:val="5"/>
              </w:tcPr>
              <w:p w:rsidR="00000000" w:rsidDel="00000000" w:rsidP="00000000" w:rsidRDefault="00000000" w:rsidRPr="00000000" w14:paraId="0000022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3</w:t>
                </w:r>
              </w:p>
            </w:tc>
          </w:tr>
          <w:tr>
            <w:trPr>
              <w:cantSplit w:val="0"/>
              <w:tblHeader w:val="0"/>
            </w:trPr>
            <w:tc>
              <w:tcPr/>
              <w:p w:rsidR="00000000" w:rsidDel="00000000" w:rsidP="00000000" w:rsidRDefault="00000000" w:rsidRPr="00000000" w14:paraId="000002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detallada del evento de riesgo</w:t>
                </w:r>
              </w:p>
            </w:tc>
            <w:tc>
              <w:tcPr>
                <w:gridSpan w:val="4"/>
              </w:tcPr>
              <w:p w:rsidR="00000000" w:rsidDel="00000000" w:rsidP="00000000" w:rsidRDefault="00000000" w:rsidRPr="00000000" w14:paraId="000002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Problemas para lograr una comunicación estable entre React (frontend), Node (backend) y MySQL (base de datos).</w:t>
                </w:r>
              </w:p>
            </w:tc>
          </w:tr>
          <w:tr>
            <w:trPr>
              <w:cantSplit w:val="0"/>
              <w:tblHeader w:val="0"/>
            </w:trPr>
            <w:tc>
              <w:tcPr/>
              <w:p w:rsidR="00000000" w:rsidDel="00000000" w:rsidP="00000000" w:rsidRDefault="00000000" w:rsidRPr="00000000" w14:paraId="0000022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Identificadores</w:t>
                </w:r>
              </w:p>
            </w:tc>
            <w:tc>
              <w:tcPr>
                <w:gridSpan w:val="4"/>
              </w:tcPr>
              <w:p w:rsidR="00000000" w:rsidDel="00000000" w:rsidP="00000000" w:rsidRDefault="00000000" w:rsidRPr="00000000" w14:paraId="0000022E">
                <w:pP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para evitar, mitigar o transferir</w:t>
                </w:r>
              </w:p>
            </w:tc>
            <w:tc>
              <w:tcPr/>
              <w:p w:rsidR="00000000" w:rsidDel="00000000" w:rsidP="00000000" w:rsidRDefault="00000000" w:rsidRPr="00000000" w14:paraId="00000234">
                <w:pPr>
                  <w:rPr>
                    <w:rFonts w:ascii="Arial" w:cs="Arial" w:eastAsia="Arial" w:hAnsi="Arial"/>
                    <w:sz w:val="24"/>
                    <w:szCs w:val="24"/>
                  </w:rPr>
                </w:pPr>
                <w:r w:rsidDel="00000000" w:rsidR="00000000" w:rsidRPr="00000000">
                  <w:rPr>
                    <w:rFonts w:ascii="Arial" w:cs="Arial" w:eastAsia="Arial" w:hAnsi="Arial"/>
                    <w:sz w:val="24"/>
                    <w:szCs w:val="24"/>
                    <w:rtl w:val="0"/>
                  </w:rPr>
                  <w:t xml:space="preserve">Evitar</w:t>
                </w:r>
              </w:p>
            </w:tc>
            <w:tc>
              <w:tcPr/>
              <w:p w:rsidR="00000000" w:rsidDel="00000000" w:rsidP="00000000" w:rsidRDefault="00000000" w:rsidRPr="00000000" w14:paraId="00000235">
                <w:pPr>
                  <w:rPr>
                    <w:rFonts w:ascii="Arial" w:cs="Arial" w:eastAsia="Arial" w:hAnsi="Arial"/>
                    <w:sz w:val="24"/>
                    <w:szCs w:val="24"/>
                  </w:rPr>
                </w:pPr>
                <w:r w:rsidDel="00000000" w:rsidR="00000000" w:rsidRPr="00000000">
                  <w:rPr>
                    <w:rFonts w:ascii="Arial" w:cs="Arial" w:eastAsia="Arial" w:hAnsi="Arial"/>
                    <w:sz w:val="24"/>
                    <w:szCs w:val="24"/>
                    <w:rtl w:val="0"/>
                  </w:rPr>
                  <w:t xml:space="preserve">Mitigar</w:t>
                </w:r>
              </w:p>
            </w:tc>
            <w:tc>
              <w:tcPr/>
              <w:p w:rsidR="00000000" w:rsidDel="00000000" w:rsidP="00000000" w:rsidRDefault="00000000" w:rsidRPr="00000000" w14:paraId="00000236">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Transferir</w:t>
                </w:r>
              </w:p>
            </w:tc>
          </w:tr>
          <w:tr>
            <w:trPr>
              <w:cantSplit w:val="0"/>
              <w:tblHeader w:val="0"/>
            </w:trPr>
            <w:tc>
              <w:tcPr>
                <w:gridSpan w:val="2"/>
              </w:tcPr>
              <w:p w:rsidR="00000000" w:rsidDel="00000000" w:rsidP="00000000" w:rsidRDefault="00000000" w:rsidRPr="00000000" w14:paraId="00000237">
                <w:pPr>
                  <w:jc w:val="both"/>
                  <w:rPr>
                    <w:rFonts w:ascii="Arial" w:cs="Arial" w:eastAsia="Arial" w:hAnsi="Arial"/>
                    <w:sz w:val="24"/>
                    <w:szCs w:val="24"/>
                  </w:rPr>
                </w:pPr>
                <w:r w:rsidDel="00000000" w:rsidR="00000000" w:rsidRPr="00000000">
                  <w:rPr>
                    <w:rtl w:val="0"/>
                  </w:rPr>
                </w:r>
              </w:p>
              <w:tbl>
                <w:tblPr>
                  <w:tblStyle w:val="Table11"/>
                  <w:tblW w:w="381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0000000000005"/>
                  <w:tblGridChange w:id="0">
                    <w:tblGrid>
                      <w:gridCol w:w="3810.0000000000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Planificación técnica detallada antes del inicio del desarrollo.</w:t>
                      </w:r>
                    </w:p>
                  </w:tc>
                </w:tr>
              </w:tbl>
              <w:p w:rsidR="00000000" w:rsidDel="00000000" w:rsidP="00000000" w:rsidRDefault="00000000" w:rsidRPr="00000000" w14:paraId="00000239">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3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3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3D">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3E">
                <w:pPr>
                  <w:jc w:val="both"/>
                  <w:rPr>
                    <w:rFonts w:ascii="Arial" w:cs="Arial" w:eastAsia="Arial" w:hAnsi="Arial"/>
                    <w:sz w:val="24"/>
                    <w:szCs w:val="24"/>
                  </w:rPr>
                </w:pPr>
                <w:r w:rsidDel="00000000" w:rsidR="00000000" w:rsidRPr="00000000">
                  <w:rPr>
                    <w:rtl w:val="0"/>
                  </w:rPr>
                </w:r>
              </w:p>
              <w:sdt>
                <w:sdtPr>
                  <w:lock w:val="contentLocked"/>
                  <w:id w:val="1484370949"/>
                  <w:tag w:val="goog_rdk_6"/>
                </w:sdtPr>
                <w:sdtContent>
                  <w:tbl>
                    <w:tblPr>
                      <w:tblStyle w:val="Table12"/>
                      <w:tblW w:w="381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0000000000005"/>
                      <w:tblGridChange w:id="0">
                        <w:tblGrid>
                          <w:gridCol w:w="3810.0000000000005"/>
                        </w:tblGrid>
                      </w:tblGridChange>
                    </w:tblGrid>
                    <w:tr>
                      <w:trPr>
                        <w:cantSplit w:val="0"/>
                        <w:trHeight w:val="655.66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pruebas de integración tempranas en un entorno de staging.</w:t>
                          </w:r>
                        </w:p>
                      </w:tc>
                    </w:tr>
                  </w:tbl>
                </w:sdtContent>
              </w:sdt>
              <w:p w:rsidR="00000000" w:rsidDel="00000000" w:rsidP="00000000" w:rsidRDefault="00000000" w:rsidRPr="00000000" w14:paraId="00000240">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4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4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44">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45">
                <w:pPr>
                  <w:jc w:val="both"/>
                  <w:rPr>
                    <w:rFonts w:ascii="Arial" w:cs="Arial" w:eastAsia="Arial" w:hAnsi="Arial"/>
                    <w:sz w:val="24"/>
                    <w:szCs w:val="24"/>
                  </w:rPr>
                </w:pPr>
                <w:r w:rsidDel="00000000" w:rsidR="00000000" w:rsidRPr="00000000">
                  <w:rPr>
                    <w:rtl w:val="0"/>
                  </w:rPr>
                </w:r>
              </w:p>
              <w:tbl>
                <w:tblPr>
                  <w:tblStyle w:val="Table13"/>
                  <w:tblW w:w="381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0000000000005"/>
                  <w:tblGridChange w:id="0">
                    <w:tblGrid>
                      <w:gridCol w:w="3810.0000000000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Contratar soporte técnico especializado o consultoría externa.</w:t>
                      </w:r>
                    </w:p>
                  </w:tc>
                </w:tr>
              </w:tbl>
              <w:p w:rsidR="00000000" w:rsidDel="00000000" w:rsidP="00000000" w:rsidRDefault="00000000" w:rsidRPr="00000000" w14:paraId="00000247">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4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4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4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blHeader w:val="0"/>
            </w:trPr>
            <w:tc>
              <w:tcPr>
                <w:gridSpan w:val="5"/>
              </w:tcPr>
              <w:p w:rsidR="00000000" w:rsidDel="00000000" w:rsidP="00000000" w:rsidRDefault="00000000" w:rsidRPr="00000000" w14:paraId="0000024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de contingencia</w:t>
                </w:r>
              </w:p>
            </w:tc>
          </w:tr>
          <w:tr>
            <w:trPr>
              <w:cantSplit w:val="0"/>
              <w:trHeight w:val="477.109375" w:hRule="atLeast"/>
              <w:tblHeader w:val="0"/>
            </w:trPr>
            <w:tc>
              <w:tcPr>
                <w:gridSpan w:val="5"/>
              </w:tcPr>
              <w:p w:rsidR="00000000" w:rsidDel="00000000" w:rsidP="00000000" w:rsidRDefault="00000000" w:rsidRPr="00000000" w14:paraId="00000251">
                <w:pPr>
                  <w:keepNext w:val="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Implementar soluciones temporales con APIs intermedias mientras se resuelve el problema.</w:t>
                </w:r>
              </w:p>
            </w:tc>
          </w:tr>
        </w:tbl>
      </w:sdtContent>
    </w:sdt>
    <w:p w:rsidR="00000000" w:rsidDel="00000000" w:rsidP="00000000" w:rsidRDefault="00000000" w:rsidRPr="00000000" w14:paraId="000002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p6v6hxm482zt" w:id="84"/>
      <w:bookmarkEnd w:id="84"/>
      <w:r w:rsidDel="00000000" w:rsidR="00000000" w:rsidRPr="00000000">
        <w:rPr>
          <w:rFonts w:ascii="Arial" w:cs="Arial" w:eastAsia="Arial" w:hAnsi="Arial"/>
          <w:b w:val="1"/>
          <w:bCs w:val="1"/>
          <w:color w:val="000000"/>
          <w:sz w:val="24"/>
          <w:szCs w:val="24"/>
          <w:rtl w:val="0"/>
        </w:rPr>
        <w:t xml:space="preserve">Riesgo R4 — Cambios en los requerimientos funcionales</w:t>
      </w:r>
    </w:p>
    <w:p w:rsidR="00000000" w:rsidDel="00000000" w:rsidP="00000000" w:rsidRDefault="00000000" w:rsidRPr="00000000" w14:paraId="00000259">
      <w:pPr>
        <w:rPr>
          <w:rFonts w:ascii="Arial" w:cs="Arial" w:eastAsia="Arial" w:hAnsi="Arial"/>
          <w:b w:val="1"/>
          <w:bCs w:val="1"/>
          <w:sz w:val="24"/>
          <w:szCs w:val="24"/>
        </w:rPr>
      </w:pPr>
      <w:r w:rsidDel="00000000" w:rsidR="00000000" w:rsidRPr="00000000">
        <w:rPr>
          <w:rtl w:val="0"/>
        </w:rPr>
      </w:r>
    </w:p>
    <w:sdt>
      <w:sdtPr>
        <w:lock w:val="contentLocked"/>
        <w:id w:val="-601468025"/>
        <w:tag w:val="goog_rdk_9"/>
      </w:sdtPr>
      <w:sdtContent>
        <w:tbl>
          <w:tblPr>
            <w:tblStyle w:val="Table14"/>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64.75"/>
            <w:gridCol w:w="1764.75"/>
            <w:gridCol w:w="1764.75"/>
            <w:gridCol w:w="1764.75"/>
            <w:tblGridChange w:id="0">
              <w:tblGrid>
                <w:gridCol w:w="2263"/>
                <w:gridCol w:w="1764.75"/>
                <w:gridCol w:w="1764.75"/>
                <w:gridCol w:w="1764.75"/>
                <w:gridCol w:w="1764.75"/>
              </w:tblGrid>
            </w:tblGridChange>
          </w:tblGrid>
          <w:tr>
            <w:trPr>
              <w:cantSplit w:val="0"/>
              <w:tblHeader w:val="0"/>
            </w:trPr>
            <w:tc>
              <w:tcPr>
                <w:gridSpan w:val="5"/>
              </w:tcPr>
              <w:p w:rsidR="00000000" w:rsidDel="00000000" w:rsidP="00000000" w:rsidRDefault="00000000" w:rsidRPr="00000000" w14:paraId="0000025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4</w:t>
                </w:r>
              </w:p>
            </w:tc>
          </w:tr>
          <w:tr>
            <w:trPr>
              <w:cantSplit w:val="0"/>
              <w:tblHeader w:val="0"/>
            </w:trPr>
            <w:tc>
              <w:tcPr/>
              <w:p w:rsidR="00000000" w:rsidDel="00000000" w:rsidP="00000000" w:rsidRDefault="00000000" w:rsidRPr="00000000" w14:paraId="000002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detallada del evento de riesgo</w:t>
                </w:r>
              </w:p>
            </w:tc>
            <w:tc>
              <w:tcPr>
                <w:gridSpan w:val="4"/>
              </w:tcPr>
              <w:p w:rsidR="00000000" w:rsidDel="00000000" w:rsidP="00000000" w:rsidRDefault="00000000" w:rsidRPr="00000000" w14:paraId="000002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Los usuarios o la dirección pueden modificar el alcance del sistema durante el desarrollo.</w:t>
                </w:r>
              </w:p>
            </w:tc>
          </w:tr>
          <w:tr>
            <w:trPr>
              <w:cantSplit w:val="0"/>
              <w:tblHeader w:val="0"/>
            </w:trPr>
            <w:tc>
              <w:tcPr/>
              <w:p w:rsidR="00000000" w:rsidDel="00000000" w:rsidP="00000000" w:rsidRDefault="00000000" w:rsidRPr="00000000" w14:paraId="0000026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Identificadores</w:t>
                </w:r>
              </w:p>
            </w:tc>
            <w:tc>
              <w:tcPr>
                <w:gridSpan w:val="4"/>
              </w:tcPr>
              <w:p w:rsidR="00000000" w:rsidDel="00000000" w:rsidP="00000000" w:rsidRDefault="00000000" w:rsidRPr="00000000" w14:paraId="00000265">
                <w:pP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6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para evitar, mitigar o transferir</w:t>
                </w:r>
              </w:p>
            </w:tc>
            <w:tc>
              <w:tcPr/>
              <w:p w:rsidR="00000000" w:rsidDel="00000000" w:rsidP="00000000" w:rsidRDefault="00000000" w:rsidRPr="00000000" w14:paraId="0000026B">
                <w:pPr>
                  <w:rPr>
                    <w:rFonts w:ascii="Arial" w:cs="Arial" w:eastAsia="Arial" w:hAnsi="Arial"/>
                    <w:sz w:val="24"/>
                    <w:szCs w:val="24"/>
                  </w:rPr>
                </w:pPr>
                <w:r w:rsidDel="00000000" w:rsidR="00000000" w:rsidRPr="00000000">
                  <w:rPr>
                    <w:rFonts w:ascii="Arial" w:cs="Arial" w:eastAsia="Arial" w:hAnsi="Arial"/>
                    <w:sz w:val="24"/>
                    <w:szCs w:val="24"/>
                    <w:rtl w:val="0"/>
                  </w:rPr>
                  <w:t xml:space="preserve">Evitar</w:t>
                </w:r>
              </w:p>
            </w:tc>
            <w:tc>
              <w:tcPr/>
              <w:p w:rsidR="00000000" w:rsidDel="00000000" w:rsidP="00000000" w:rsidRDefault="00000000" w:rsidRPr="00000000" w14:paraId="0000026C">
                <w:pPr>
                  <w:rPr>
                    <w:rFonts w:ascii="Arial" w:cs="Arial" w:eastAsia="Arial" w:hAnsi="Arial"/>
                    <w:sz w:val="24"/>
                    <w:szCs w:val="24"/>
                  </w:rPr>
                </w:pPr>
                <w:r w:rsidDel="00000000" w:rsidR="00000000" w:rsidRPr="00000000">
                  <w:rPr>
                    <w:rFonts w:ascii="Arial" w:cs="Arial" w:eastAsia="Arial" w:hAnsi="Arial"/>
                    <w:sz w:val="24"/>
                    <w:szCs w:val="24"/>
                    <w:rtl w:val="0"/>
                  </w:rPr>
                  <w:t xml:space="preserve">Mitigar</w:t>
                </w:r>
              </w:p>
            </w:tc>
            <w:tc>
              <w:tcPr/>
              <w:p w:rsidR="00000000" w:rsidDel="00000000" w:rsidP="00000000" w:rsidRDefault="00000000" w:rsidRPr="00000000" w14:paraId="0000026D">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Transferir</w:t>
                </w:r>
              </w:p>
            </w:tc>
          </w:tr>
          <w:tr>
            <w:trPr>
              <w:cantSplit w:val="0"/>
              <w:tblHeader w:val="0"/>
            </w:trPr>
            <w:tc>
              <w:tcPr>
                <w:gridSpan w:val="2"/>
              </w:tcPr>
              <w:p w:rsidR="00000000" w:rsidDel="00000000" w:rsidP="00000000" w:rsidRDefault="00000000" w:rsidRPr="00000000" w14:paraId="000002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Definir y firmar un documento de alcance claro antes de iniciar el desarrollo.</w:t>
                </w:r>
              </w:p>
            </w:tc>
            <w:tc>
              <w:tcPr/>
              <w:p w:rsidR="00000000" w:rsidDel="00000000" w:rsidP="00000000" w:rsidRDefault="00000000" w:rsidRPr="00000000" w14:paraId="0000027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7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2">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73">
                <w:pPr>
                  <w:jc w:val="both"/>
                  <w:rPr>
                    <w:rFonts w:ascii="Arial" w:cs="Arial" w:eastAsia="Arial" w:hAnsi="Arial"/>
                    <w:sz w:val="24"/>
                    <w:szCs w:val="24"/>
                  </w:rPr>
                </w:pPr>
                <w:r w:rsidDel="00000000" w:rsidR="00000000" w:rsidRPr="00000000">
                  <w:rPr>
                    <w:rtl w:val="0"/>
                  </w:rPr>
                </w:r>
              </w:p>
              <w:sdt>
                <w:sdtPr>
                  <w:lock w:val="contentLocked"/>
                  <w:id w:val="-1703721527"/>
                  <w:tag w:val="goog_rdk_8"/>
                </w:sdtPr>
                <w:sdtContent>
                  <w:tbl>
                    <w:tblPr>
                      <w:tblStyle w:val="Table15"/>
                      <w:tblW w:w="381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0000000000005"/>
                      <w:tblGridChange w:id="0">
                        <w:tblGrid>
                          <w:gridCol w:w="3810.0000000000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metodología Scrum para adaptarse a cambios controlados en sprints.</w:t>
                          </w:r>
                        </w:p>
                      </w:tc>
                    </w:tr>
                  </w:tbl>
                </w:sdtContent>
              </w:sdt>
              <w:p w:rsidR="00000000" w:rsidDel="00000000" w:rsidP="00000000" w:rsidRDefault="00000000" w:rsidRPr="00000000" w14:paraId="00000275">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79">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Documentar que cambios fuera del alcance implicarán un costo adicional.</w:t>
                </w:r>
              </w:p>
            </w:tc>
            <w:tc>
              <w:tcPr/>
              <w:p w:rsidR="00000000" w:rsidDel="00000000" w:rsidP="00000000" w:rsidRDefault="00000000" w:rsidRPr="00000000" w14:paraId="0000027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blHeader w:val="0"/>
            </w:trPr>
            <w:tc>
              <w:tcPr>
                <w:gridSpan w:val="5"/>
              </w:tcPr>
              <w:p w:rsidR="00000000" w:rsidDel="00000000" w:rsidP="00000000" w:rsidRDefault="00000000" w:rsidRPr="00000000" w14:paraId="0000027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de contingencia</w:t>
                </w:r>
              </w:p>
            </w:tc>
          </w:tr>
          <w:tr>
            <w:trPr>
              <w:cantSplit w:val="0"/>
              <w:trHeight w:val="477.109375" w:hRule="atLeast"/>
              <w:tblHeader w:val="0"/>
            </w:trPr>
            <w:tc>
              <w:tcPr>
                <w:gridSpan w:val="5"/>
              </w:tcPr>
              <w:p w:rsidR="00000000" w:rsidDel="00000000" w:rsidP="00000000" w:rsidRDefault="00000000" w:rsidRPr="00000000" w14:paraId="00000284">
                <w:pPr>
                  <w:keepNext w:val="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Replanificar el cronograma y redistribuir tareas para cumplir con los nuevos objetivos.</w:t>
                </w:r>
              </w:p>
            </w:tc>
          </w:tr>
        </w:tbl>
      </w:sdtContent>
    </w:sdt>
    <w:p w:rsidR="00000000" w:rsidDel="00000000" w:rsidP="00000000" w:rsidRDefault="00000000" w:rsidRPr="00000000" w14:paraId="0000028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A">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5nkbhanm1zz3" w:id="85"/>
      <w:bookmarkEnd w:id="85"/>
      <w:r w:rsidDel="00000000" w:rsidR="00000000" w:rsidRPr="00000000">
        <w:rPr>
          <w:rFonts w:ascii="Arial" w:cs="Arial" w:eastAsia="Arial" w:hAnsi="Arial"/>
          <w:b w:val="1"/>
          <w:bCs w:val="1"/>
          <w:color w:val="000000"/>
          <w:sz w:val="24"/>
          <w:szCs w:val="24"/>
          <w:rtl w:val="0"/>
        </w:rPr>
        <w:t xml:space="preserve">Riesgo R5 — Fallos de seguridad en carga de archivos</w:t>
      </w:r>
    </w:p>
    <w:p w:rsidR="00000000" w:rsidDel="00000000" w:rsidP="00000000" w:rsidRDefault="00000000" w:rsidRPr="00000000" w14:paraId="0000028B">
      <w:pPr>
        <w:rPr>
          <w:rFonts w:ascii="Arial" w:cs="Arial" w:eastAsia="Arial" w:hAnsi="Arial"/>
          <w:sz w:val="24"/>
          <w:szCs w:val="24"/>
        </w:rPr>
      </w:pPr>
      <w:r w:rsidDel="00000000" w:rsidR="00000000" w:rsidRPr="00000000">
        <w:rPr>
          <w:rtl w:val="0"/>
        </w:rPr>
      </w:r>
    </w:p>
    <w:sdt>
      <w:sdtPr>
        <w:lock w:val="contentLocked"/>
        <w:id w:val="1266330915"/>
        <w:tag w:val="goog_rdk_11"/>
      </w:sdtPr>
      <w:sdtContent>
        <w:tbl>
          <w:tblPr>
            <w:tblStyle w:val="Table16"/>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64.75"/>
            <w:gridCol w:w="1764.75"/>
            <w:gridCol w:w="1764.75"/>
            <w:gridCol w:w="1764.75"/>
            <w:tblGridChange w:id="0">
              <w:tblGrid>
                <w:gridCol w:w="2263"/>
                <w:gridCol w:w="1764.75"/>
                <w:gridCol w:w="1764.75"/>
                <w:gridCol w:w="1764.75"/>
                <w:gridCol w:w="1764.75"/>
              </w:tblGrid>
            </w:tblGridChange>
          </w:tblGrid>
          <w:tr>
            <w:trPr>
              <w:cantSplit w:val="0"/>
              <w:tblHeader w:val="0"/>
            </w:trPr>
            <w:tc>
              <w:tcPr>
                <w:gridSpan w:val="5"/>
              </w:tcPr>
              <w:p w:rsidR="00000000" w:rsidDel="00000000" w:rsidP="00000000" w:rsidRDefault="00000000" w:rsidRPr="00000000" w14:paraId="0000028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5</w:t>
                </w:r>
              </w:p>
            </w:tc>
          </w:tr>
          <w:tr>
            <w:trPr>
              <w:cantSplit w:val="0"/>
              <w:tblHeader w:val="0"/>
            </w:trPr>
            <w:tc>
              <w:tcPr/>
              <w:p w:rsidR="00000000" w:rsidDel="00000000" w:rsidP="00000000" w:rsidRDefault="00000000" w:rsidRPr="00000000" w14:paraId="0000029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detallada del evento de riesgo</w:t>
                </w:r>
              </w:p>
            </w:tc>
            <w:tc>
              <w:tcPr>
                <w:gridSpan w:val="4"/>
              </w:tcPr>
              <w:p w:rsidR="00000000" w:rsidDel="00000000" w:rsidP="00000000" w:rsidRDefault="00000000" w:rsidRPr="00000000" w14:paraId="000002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Posibilidad de que se suban archivos maliciosos o se vulneren datos personales, incluyendo documentación asociada a expedientes y comprobantes de pago electrónicos.</w:t>
                </w:r>
              </w:p>
            </w:tc>
          </w:tr>
          <w:tr>
            <w:trPr>
              <w:cantSplit w:val="0"/>
              <w:tblHeader w:val="0"/>
            </w:trPr>
            <w:tc>
              <w:tcPr/>
              <w:p w:rsidR="00000000" w:rsidDel="00000000" w:rsidP="00000000" w:rsidRDefault="00000000" w:rsidRPr="00000000" w14:paraId="0000029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Identificadores</w:t>
                </w:r>
              </w:p>
            </w:tc>
            <w:tc>
              <w:tcPr>
                <w:gridSpan w:val="4"/>
              </w:tcPr>
              <w:p w:rsidR="00000000" w:rsidDel="00000000" w:rsidP="00000000" w:rsidRDefault="00000000" w:rsidRPr="00000000" w14:paraId="00000297">
                <w:pP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9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para evitar, mitigar o transferir</w:t>
                </w:r>
              </w:p>
            </w:tc>
            <w:tc>
              <w:tcPr/>
              <w:p w:rsidR="00000000" w:rsidDel="00000000" w:rsidP="00000000" w:rsidRDefault="00000000" w:rsidRPr="00000000" w14:paraId="0000029D">
                <w:pPr>
                  <w:rPr>
                    <w:rFonts w:ascii="Arial" w:cs="Arial" w:eastAsia="Arial" w:hAnsi="Arial"/>
                    <w:sz w:val="24"/>
                    <w:szCs w:val="24"/>
                  </w:rPr>
                </w:pPr>
                <w:r w:rsidDel="00000000" w:rsidR="00000000" w:rsidRPr="00000000">
                  <w:rPr>
                    <w:rFonts w:ascii="Arial" w:cs="Arial" w:eastAsia="Arial" w:hAnsi="Arial"/>
                    <w:sz w:val="24"/>
                    <w:szCs w:val="24"/>
                    <w:rtl w:val="0"/>
                  </w:rPr>
                  <w:t xml:space="preserve">Evitar</w:t>
                </w:r>
              </w:p>
            </w:tc>
            <w:tc>
              <w:tcPr/>
              <w:p w:rsidR="00000000" w:rsidDel="00000000" w:rsidP="00000000" w:rsidRDefault="00000000" w:rsidRPr="00000000" w14:paraId="0000029E">
                <w:pPr>
                  <w:rPr>
                    <w:rFonts w:ascii="Arial" w:cs="Arial" w:eastAsia="Arial" w:hAnsi="Arial"/>
                    <w:sz w:val="24"/>
                    <w:szCs w:val="24"/>
                  </w:rPr>
                </w:pPr>
                <w:r w:rsidDel="00000000" w:rsidR="00000000" w:rsidRPr="00000000">
                  <w:rPr>
                    <w:rFonts w:ascii="Arial" w:cs="Arial" w:eastAsia="Arial" w:hAnsi="Arial"/>
                    <w:sz w:val="24"/>
                    <w:szCs w:val="24"/>
                    <w:rtl w:val="0"/>
                  </w:rPr>
                  <w:t xml:space="preserve">Mitigar</w:t>
                </w:r>
              </w:p>
            </w:tc>
            <w:tc>
              <w:tcPr/>
              <w:p w:rsidR="00000000" w:rsidDel="00000000" w:rsidP="00000000" w:rsidRDefault="00000000" w:rsidRPr="00000000" w14:paraId="0000029F">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Transferir</w:t>
                </w:r>
              </w:p>
            </w:tc>
          </w:tr>
          <w:tr>
            <w:trPr>
              <w:cantSplit w:val="0"/>
              <w:tblHeader w:val="0"/>
            </w:trPr>
            <w:tc>
              <w:tcPr>
                <w:gridSpan w:val="2"/>
              </w:tcPr>
              <w:p w:rsidR="00000000" w:rsidDel="00000000" w:rsidP="00000000" w:rsidRDefault="00000000" w:rsidRPr="00000000" w14:paraId="000002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tipo, tamaño y extensión de los archivos tanto en frontend como en backend.</w:t>
                </w:r>
              </w:p>
            </w:tc>
            <w:tc>
              <w:tcPr/>
              <w:p w:rsidR="00000000" w:rsidDel="00000000" w:rsidP="00000000" w:rsidRDefault="00000000" w:rsidRPr="00000000" w14:paraId="000002A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A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A4">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A5">
                <w:pPr>
                  <w:jc w:val="both"/>
                  <w:rPr>
                    <w:rFonts w:ascii="Arial" w:cs="Arial" w:eastAsia="Arial" w:hAnsi="Arial"/>
                    <w:sz w:val="24"/>
                    <w:szCs w:val="24"/>
                  </w:rPr>
                </w:pPr>
                <w:r w:rsidDel="00000000" w:rsidR="00000000" w:rsidRPr="00000000">
                  <w:rPr>
                    <w:rtl w:val="0"/>
                  </w:rPr>
                </w:r>
              </w:p>
              <w:sdt>
                <w:sdtPr>
                  <w:lock w:val="contentLocked"/>
                  <w:id w:val="1205264434"/>
                  <w:tag w:val="goog_rdk_10"/>
                </w:sdtPr>
                <w:sdtContent>
                  <w:tbl>
                    <w:tblPr>
                      <w:tblStyle w:val="Table17"/>
                      <w:tblW w:w="381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0000000000005"/>
                      <w:tblGridChange w:id="0">
                        <w:tblGrid>
                          <w:gridCol w:w="3810.0000000000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Escaneo automático de archivos y aislamiento temporal antes de almacenarlos.</w:t>
                          </w:r>
                        </w:p>
                      </w:tc>
                    </w:tr>
                  </w:tbl>
                </w:sdtContent>
              </w:sdt>
              <w:p w:rsidR="00000000" w:rsidDel="00000000" w:rsidP="00000000" w:rsidRDefault="00000000" w:rsidRPr="00000000" w14:paraId="000002A7">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A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A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AB">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de servicios en la nube con herramientas de seguridad integradas.</w:t>
                </w:r>
              </w:p>
            </w:tc>
            <w:tc>
              <w:tcPr/>
              <w:p w:rsidR="00000000" w:rsidDel="00000000" w:rsidP="00000000" w:rsidRDefault="00000000" w:rsidRPr="00000000" w14:paraId="000002A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A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B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blHeader w:val="0"/>
            </w:trPr>
            <w:tc>
              <w:tcPr>
                <w:gridSpan w:val="5"/>
              </w:tcPr>
              <w:p w:rsidR="00000000" w:rsidDel="00000000" w:rsidP="00000000" w:rsidRDefault="00000000" w:rsidRPr="00000000" w14:paraId="000002B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de contingencia</w:t>
                </w:r>
              </w:p>
            </w:tc>
          </w:tr>
          <w:tr>
            <w:trPr>
              <w:cantSplit w:val="0"/>
              <w:trHeight w:val="477.109375" w:hRule="atLeast"/>
              <w:tblHeader w:val="0"/>
            </w:trPr>
            <w:tc>
              <w:tcPr>
                <w:gridSpan w:val="5"/>
              </w:tcPr>
              <w:p w:rsidR="00000000" w:rsidDel="00000000" w:rsidP="00000000" w:rsidRDefault="00000000" w:rsidRPr="00000000" w14:paraId="000002B6">
                <w:pPr>
                  <w:keepNext w:val="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Suspender temporalmente la carga de archivos, bloquear al usuario sospechoso y ejecutar auditoría de seguridad.</w:t>
                </w:r>
              </w:p>
              <w:p w:rsidR="00000000" w:rsidDel="00000000" w:rsidP="00000000" w:rsidRDefault="00000000" w:rsidRPr="00000000" w14:paraId="000002B7">
                <w:pPr>
                  <w:keepNext w:val="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Extender las validaciones también a los comprobantes de pago y documentos relacionados con transacciones.</w:t>
                </w:r>
              </w:p>
            </w:tc>
          </w:tr>
        </w:tbl>
      </w:sdtContent>
    </w:sdt>
    <w:p w:rsidR="00000000" w:rsidDel="00000000" w:rsidP="00000000" w:rsidRDefault="00000000" w:rsidRPr="00000000" w14:paraId="000002BC">
      <w:pPr>
        <w:spacing w:after="240" w:before="240" w:lineRule="auto"/>
        <w:ind w:left="0" w:firstLine="0"/>
        <w:rPr>
          <w:rFonts w:ascii="Arial" w:cs="Arial" w:eastAsia="Arial" w:hAnsi="Arial"/>
          <w:sz w:val="24"/>
          <w:szCs w:val="24"/>
        </w:rPr>
      </w:pPr>
      <w:bookmarkStart w:colFirst="0" w:colLast="0" w:name="_heading=h.p005ey3u6hsw" w:id="86"/>
      <w:bookmarkEnd w:id="86"/>
      <w:r w:rsidDel="00000000" w:rsidR="00000000" w:rsidRPr="00000000">
        <w:rPr>
          <w:rtl w:val="0"/>
        </w:rPr>
      </w:r>
    </w:p>
    <w:p w:rsidR="00000000" w:rsidDel="00000000" w:rsidP="00000000" w:rsidRDefault="00000000" w:rsidRPr="00000000" w14:paraId="000002BD">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ai1nb4bctsca" w:id="87"/>
      <w:bookmarkEnd w:id="87"/>
      <w:r w:rsidDel="00000000" w:rsidR="00000000" w:rsidRPr="00000000">
        <w:rPr>
          <w:rFonts w:ascii="Arial" w:cs="Arial" w:eastAsia="Arial" w:hAnsi="Arial"/>
          <w:b w:val="1"/>
          <w:bCs w:val="1"/>
          <w:color w:val="000000"/>
          <w:sz w:val="24"/>
          <w:szCs w:val="24"/>
          <w:rtl w:val="0"/>
        </w:rPr>
        <w:t xml:space="preserve">Riesgo R6 – Incompatibilidad React – Node – MySQL</w:t>
      </w:r>
    </w:p>
    <w:p w:rsidR="00000000" w:rsidDel="00000000" w:rsidP="00000000" w:rsidRDefault="00000000" w:rsidRPr="00000000" w14:paraId="000002BE">
      <w:pPr>
        <w:rPr>
          <w:rFonts w:ascii="Arial" w:cs="Arial" w:eastAsia="Arial" w:hAnsi="Arial"/>
          <w:b w:val="1"/>
          <w:bCs w:val="1"/>
          <w:sz w:val="24"/>
          <w:szCs w:val="24"/>
        </w:rPr>
      </w:pPr>
      <w:r w:rsidDel="00000000" w:rsidR="00000000" w:rsidRPr="00000000">
        <w:rPr>
          <w:rtl w:val="0"/>
        </w:rPr>
      </w:r>
    </w:p>
    <w:sdt>
      <w:sdtPr>
        <w:lock w:val="contentLocked"/>
        <w:id w:val="-221019444"/>
        <w:tag w:val="goog_rdk_12"/>
      </w:sdtPr>
      <w:sdtContent>
        <w:tbl>
          <w:tblPr>
            <w:tblStyle w:val="Table18"/>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64.75"/>
            <w:gridCol w:w="1764.75"/>
            <w:gridCol w:w="1764.75"/>
            <w:gridCol w:w="1764.75"/>
            <w:tblGridChange w:id="0">
              <w:tblGrid>
                <w:gridCol w:w="2263"/>
                <w:gridCol w:w="1764.75"/>
                <w:gridCol w:w="1764.75"/>
                <w:gridCol w:w="1764.75"/>
                <w:gridCol w:w="1764.75"/>
              </w:tblGrid>
            </w:tblGridChange>
          </w:tblGrid>
          <w:tr>
            <w:trPr>
              <w:cantSplit w:val="0"/>
              <w:tblHeader w:val="0"/>
            </w:trPr>
            <w:tc>
              <w:tcPr>
                <w:gridSpan w:val="5"/>
              </w:tcPr>
              <w:p w:rsidR="00000000" w:rsidDel="00000000" w:rsidP="00000000" w:rsidRDefault="00000000" w:rsidRPr="00000000" w14:paraId="000002B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6</w:t>
                </w:r>
              </w:p>
            </w:tc>
          </w:tr>
          <w:tr>
            <w:trPr>
              <w:cantSplit w:val="0"/>
              <w:tblHeader w:val="0"/>
            </w:trPr>
            <w:tc>
              <w:tcPr/>
              <w:p w:rsidR="00000000" w:rsidDel="00000000" w:rsidP="00000000" w:rsidRDefault="00000000" w:rsidRPr="00000000" w14:paraId="000002C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detallada del evento de riesgo</w:t>
                </w:r>
              </w:p>
            </w:tc>
            <w:tc>
              <w:tcPr>
                <w:gridSpan w:val="4"/>
              </w:tcPr>
              <w:p w:rsidR="00000000" w:rsidDel="00000000" w:rsidP="00000000" w:rsidRDefault="00000000" w:rsidRPr="00000000" w14:paraId="000002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Errores de integración entre frontend, backend y base de datos que retrasen el desarrollo.</w:t>
                </w:r>
              </w:p>
            </w:tc>
          </w:tr>
          <w:tr>
            <w:trPr>
              <w:cantSplit w:val="0"/>
              <w:tblHeader w:val="0"/>
            </w:trPr>
            <w:tc>
              <w:tcPr/>
              <w:p w:rsidR="00000000" w:rsidDel="00000000" w:rsidP="00000000" w:rsidRDefault="00000000" w:rsidRPr="00000000" w14:paraId="000002C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Identificadores</w:t>
                </w:r>
              </w:p>
            </w:tc>
            <w:tc>
              <w:tcPr>
                <w:gridSpan w:val="4"/>
              </w:tcPr>
              <w:p w:rsidR="00000000" w:rsidDel="00000000" w:rsidP="00000000" w:rsidRDefault="00000000" w:rsidRPr="00000000" w14:paraId="000002CA">
                <w:pP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C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para evitar, mitigar o transferir</w:t>
                </w:r>
              </w:p>
            </w:tc>
            <w:tc>
              <w:tcPr/>
              <w:p w:rsidR="00000000" w:rsidDel="00000000" w:rsidP="00000000" w:rsidRDefault="00000000" w:rsidRPr="00000000" w14:paraId="000002D0">
                <w:pPr>
                  <w:rPr>
                    <w:rFonts w:ascii="Arial" w:cs="Arial" w:eastAsia="Arial" w:hAnsi="Arial"/>
                    <w:sz w:val="24"/>
                    <w:szCs w:val="24"/>
                  </w:rPr>
                </w:pPr>
                <w:r w:rsidDel="00000000" w:rsidR="00000000" w:rsidRPr="00000000">
                  <w:rPr>
                    <w:rFonts w:ascii="Arial" w:cs="Arial" w:eastAsia="Arial" w:hAnsi="Arial"/>
                    <w:sz w:val="24"/>
                    <w:szCs w:val="24"/>
                    <w:rtl w:val="0"/>
                  </w:rPr>
                  <w:t xml:space="preserve">Evitar</w:t>
                </w:r>
              </w:p>
            </w:tc>
            <w:tc>
              <w:tcPr/>
              <w:p w:rsidR="00000000" w:rsidDel="00000000" w:rsidP="00000000" w:rsidRDefault="00000000" w:rsidRPr="00000000" w14:paraId="000002D1">
                <w:pPr>
                  <w:rPr>
                    <w:rFonts w:ascii="Arial" w:cs="Arial" w:eastAsia="Arial" w:hAnsi="Arial"/>
                    <w:sz w:val="24"/>
                    <w:szCs w:val="24"/>
                  </w:rPr>
                </w:pPr>
                <w:r w:rsidDel="00000000" w:rsidR="00000000" w:rsidRPr="00000000">
                  <w:rPr>
                    <w:rFonts w:ascii="Arial" w:cs="Arial" w:eastAsia="Arial" w:hAnsi="Arial"/>
                    <w:sz w:val="24"/>
                    <w:szCs w:val="24"/>
                    <w:rtl w:val="0"/>
                  </w:rPr>
                  <w:t xml:space="preserve">Mitigar</w:t>
                </w:r>
              </w:p>
            </w:tc>
            <w:tc>
              <w:tcPr/>
              <w:p w:rsidR="00000000" w:rsidDel="00000000" w:rsidP="00000000" w:rsidRDefault="00000000" w:rsidRPr="00000000" w14:paraId="000002D2">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Transferir</w:t>
                </w:r>
              </w:p>
            </w:tc>
          </w:tr>
          <w:tr>
            <w:trPr>
              <w:cantSplit w:val="0"/>
              <w:tblHeader w:val="0"/>
            </w:trPr>
            <w:tc>
              <w:tcPr>
                <w:gridSpan w:val="2"/>
              </w:tcPr>
              <w:p w:rsidR="00000000" w:rsidDel="00000000" w:rsidP="00000000" w:rsidRDefault="00000000" w:rsidRPr="00000000" w14:paraId="000002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Usar librerías estables y versiones compatibles (Node LTS, MySQL 8).</w:t>
                </w:r>
              </w:p>
            </w:tc>
            <w:tc>
              <w:tcPr/>
              <w:p w:rsidR="00000000" w:rsidDel="00000000" w:rsidP="00000000" w:rsidRDefault="00000000" w:rsidRPr="00000000" w14:paraId="000002D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D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D7">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integración tempranas (endpoints REST y conexión DB). y entornos de prueba separados.</w:t>
                </w:r>
              </w:p>
            </w:tc>
            <w:tc>
              <w:tcPr/>
              <w:p w:rsidR="00000000" w:rsidDel="00000000" w:rsidP="00000000" w:rsidRDefault="00000000" w:rsidRPr="00000000" w14:paraId="000002D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D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DC">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Apoyo de consultores externos especializados en caso de bloqueo crítico.</w:t>
                </w:r>
              </w:p>
            </w:tc>
            <w:tc>
              <w:tcPr/>
              <w:p w:rsidR="00000000" w:rsidDel="00000000" w:rsidP="00000000" w:rsidRDefault="00000000" w:rsidRPr="00000000" w14:paraId="000002D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blHeader w:val="0"/>
            </w:trPr>
            <w:tc>
              <w:tcPr>
                <w:gridSpan w:val="5"/>
              </w:tcPr>
              <w:p w:rsidR="00000000" w:rsidDel="00000000" w:rsidP="00000000" w:rsidRDefault="00000000" w:rsidRPr="00000000" w14:paraId="000002E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de contingencia</w:t>
                </w:r>
              </w:p>
            </w:tc>
          </w:tr>
          <w:tr>
            <w:trPr>
              <w:cantSplit w:val="0"/>
              <w:trHeight w:val="477.109375" w:hRule="atLeast"/>
              <w:tblHeader w:val="0"/>
            </w:trPr>
            <w:tc>
              <w:tcPr>
                <w:gridSpan w:val="5"/>
              </w:tcPr>
              <w:p w:rsidR="00000000" w:rsidDel="00000000" w:rsidP="00000000" w:rsidRDefault="00000000" w:rsidRPr="00000000" w14:paraId="000002E7">
                <w:pPr>
                  <w:keepNext w:val="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 se detectan incompatibilidades graves, migrar temporalmente el entorno de desarrollo a versiones previas estables y ajustar los scripts de compilación y dependencias.</w:t>
                </w:r>
              </w:p>
            </w:tc>
          </w:tr>
        </w:tbl>
      </w:sdtContent>
    </w:sdt>
    <w:p w:rsidR="00000000" w:rsidDel="00000000" w:rsidP="00000000" w:rsidRDefault="00000000" w:rsidRPr="00000000" w14:paraId="000002E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D">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nw2r5qs6lvpx" w:id="88"/>
      <w:bookmarkEnd w:id="88"/>
      <w:r w:rsidDel="00000000" w:rsidR="00000000" w:rsidRPr="00000000">
        <w:rPr>
          <w:rtl w:val="0"/>
        </w:rPr>
      </w:r>
    </w:p>
    <w:p w:rsidR="00000000" w:rsidDel="00000000" w:rsidP="00000000" w:rsidRDefault="00000000" w:rsidRPr="00000000" w14:paraId="000002EE">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6t8jtutyhdi5" w:id="89"/>
      <w:bookmarkEnd w:id="89"/>
      <w:r w:rsidDel="00000000" w:rsidR="00000000" w:rsidRPr="00000000">
        <w:rPr>
          <w:rtl w:val="0"/>
        </w:rPr>
      </w:r>
    </w:p>
    <w:p w:rsidR="00000000" w:rsidDel="00000000" w:rsidP="00000000" w:rsidRDefault="00000000" w:rsidRPr="00000000" w14:paraId="000002EF">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ruqqi54zfr9" w:id="90"/>
      <w:bookmarkEnd w:id="90"/>
      <w:r w:rsidDel="00000000" w:rsidR="00000000" w:rsidRPr="00000000">
        <w:rPr>
          <w:rtl w:val="0"/>
        </w:rPr>
      </w:r>
    </w:p>
    <w:p w:rsidR="00000000" w:rsidDel="00000000" w:rsidP="00000000" w:rsidRDefault="00000000" w:rsidRPr="00000000" w14:paraId="000002F0">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6pz26mqqkgy4" w:id="91"/>
      <w:bookmarkEnd w:id="91"/>
      <w:r w:rsidDel="00000000" w:rsidR="00000000" w:rsidRPr="00000000">
        <w:rPr>
          <w:rFonts w:ascii="Arial" w:cs="Arial" w:eastAsia="Arial" w:hAnsi="Arial"/>
          <w:b w:val="1"/>
          <w:bCs w:val="1"/>
          <w:color w:val="000000"/>
          <w:sz w:val="24"/>
          <w:szCs w:val="24"/>
          <w:rtl w:val="0"/>
        </w:rPr>
        <w:t xml:space="preserve">Riesgo R7 – Baja adopción por parte de usuarios</w:t>
      </w:r>
    </w:p>
    <w:p w:rsidR="00000000" w:rsidDel="00000000" w:rsidP="00000000" w:rsidRDefault="00000000" w:rsidRPr="00000000" w14:paraId="000002F1">
      <w:pPr>
        <w:rPr>
          <w:rFonts w:ascii="Arial" w:cs="Arial" w:eastAsia="Arial" w:hAnsi="Arial"/>
          <w:sz w:val="24"/>
          <w:szCs w:val="24"/>
        </w:rPr>
      </w:pPr>
      <w:r w:rsidDel="00000000" w:rsidR="00000000" w:rsidRPr="00000000">
        <w:rPr>
          <w:rtl w:val="0"/>
        </w:rPr>
      </w:r>
    </w:p>
    <w:sdt>
      <w:sdtPr>
        <w:lock w:val="contentLocked"/>
        <w:id w:val="-1726812225"/>
        <w:tag w:val="goog_rdk_13"/>
      </w:sdtPr>
      <w:sdtContent>
        <w:tbl>
          <w:tblPr>
            <w:tblStyle w:val="Table19"/>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64.75"/>
            <w:gridCol w:w="1764.75"/>
            <w:gridCol w:w="1764.75"/>
            <w:gridCol w:w="1764.75"/>
            <w:tblGridChange w:id="0">
              <w:tblGrid>
                <w:gridCol w:w="2263"/>
                <w:gridCol w:w="1764.75"/>
                <w:gridCol w:w="1764.75"/>
                <w:gridCol w:w="1764.75"/>
                <w:gridCol w:w="1764.75"/>
              </w:tblGrid>
            </w:tblGridChange>
          </w:tblGrid>
          <w:tr>
            <w:trPr>
              <w:cantSplit w:val="0"/>
              <w:trHeight w:val="300" w:hRule="atLeast"/>
              <w:tblHeader w:val="0"/>
            </w:trPr>
            <w:tc>
              <w:tcPr>
                <w:gridSpan w:val="5"/>
              </w:tcPr>
              <w:p w:rsidR="00000000" w:rsidDel="00000000" w:rsidP="00000000" w:rsidRDefault="00000000" w:rsidRPr="00000000" w14:paraId="000002F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7</w:t>
                </w:r>
              </w:p>
            </w:tc>
          </w:tr>
          <w:tr>
            <w:trPr>
              <w:cantSplit w:val="0"/>
              <w:trHeight w:val="774.6305338541665" w:hRule="atLeast"/>
              <w:tblHeader w:val="0"/>
            </w:trPr>
            <w:tc>
              <w:tcPr/>
              <w:p w:rsidR="00000000" w:rsidDel="00000000" w:rsidP="00000000" w:rsidRDefault="00000000" w:rsidRPr="00000000" w14:paraId="000002F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detallada del evento de riesgo</w:t>
                </w:r>
              </w:p>
            </w:tc>
            <w:tc>
              <w:tcPr>
                <w:gridSpan w:val="4"/>
              </w:tcPr>
              <w:p w:rsidR="00000000" w:rsidDel="00000000" w:rsidP="00000000" w:rsidRDefault="00000000" w:rsidRPr="00000000" w14:paraId="000002F8">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Los usuarios (representantes o empleados) no utilizan el sistema por falta de capacitación o resistencia al cambio.</w:t>
                </w:r>
              </w:p>
            </w:tc>
          </w:tr>
          <w:tr>
            <w:trPr>
              <w:cantSplit w:val="0"/>
              <w:tblHeader w:val="0"/>
            </w:trPr>
            <w:tc>
              <w:tcPr/>
              <w:p w:rsidR="00000000" w:rsidDel="00000000" w:rsidP="00000000" w:rsidRDefault="00000000" w:rsidRPr="00000000" w14:paraId="000002F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Identificadores</w:t>
                </w:r>
              </w:p>
            </w:tc>
            <w:tc>
              <w:tcPr>
                <w:gridSpan w:val="4"/>
              </w:tcPr>
              <w:p w:rsidR="00000000" w:rsidDel="00000000" w:rsidP="00000000" w:rsidRDefault="00000000" w:rsidRPr="00000000" w14:paraId="000002FD">
                <w:pP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0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para evitar, mitigar o transferir</w:t>
                </w:r>
              </w:p>
            </w:tc>
            <w:tc>
              <w:tcPr/>
              <w:p w:rsidR="00000000" w:rsidDel="00000000" w:rsidP="00000000" w:rsidRDefault="00000000" w:rsidRPr="00000000" w14:paraId="00000303">
                <w:pPr>
                  <w:rPr>
                    <w:rFonts w:ascii="Arial" w:cs="Arial" w:eastAsia="Arial" w:hAnsi="Arial"/>
                    <w:sz w:val="24"/>
                    <w:szCs w:val="24"/>
                  </w:rPr>
                </w:pPr>
                <w:r w:rsidDel="00000000" w:rsidR="00000000" w:rsidRPr="00000000">
                  <w:rPr>
                    <w:rFonts w:ascii="Arial" w:cs="Arial" w:eastAsia="Arial" w:hAnsi="Arial"/>
                    <w:sz w:val="24"/>
                    <w:szCs w:val="24"/>
                    <w:rtl w:val="0"/>
                  </w:rPr>
                  <w:t xml:space="preserve">Evitar</w:t>
                </w:r>
              </w:p>
            </w:tc>
            <w:tc>
              <w:tcPr/>
              <w:p w:rsidR="00000000" w:rsidDel="00000000" w:rsidP="00000000" w:rsidRDefault="00000000" w:rsidRPr="00000000" w14:paraId="00000304">
                <w:pPr>
                  <w:rPr>
                    <w:rFonts w:ascii="Arial" w:cs="Arial" w:eastAsia="Arial" w:hAnsi="Arial"/>
                    <w:sz w:val="24"/>
                    <w:szCs w:val="24"/>
                  </w:rPr>
                </w:pPr>
                <w:r w:rsidDel="00000000" w:rsidR="00000000" w:rsidRPr="00000000">
                  <w:rPr>
                    <w:rFonts w:ascii="Arial" w:cs="Arial" w:eastAsia="Arial" w:hAnsi="Arial"/>
                    <w:sz w:val="24"/>
                    <w:szCs w:val="24"/>
                    <w:rtl w:val="0"/>
                  </w:rPr>
                  <w:t xml:space="preserve">Mitigar</w:t>
                </w:r>
              </w:p>
            </w:tc>
            <w:tc>
              <w:tcPr/>
              <w:p w:rsidR="00000000" w:rsidDel="00000000" w:rsidP="00000000" w:rsidRDefault="00000000" w:rsidRPr="00000000" w14:paraId="00000305">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Transferir</w:t>
                </w:r>
              </w:p>
            </w:tc>
          </w:tr>
          <w:tr>
            <w:trPr>
              <w:cantSplit w:val="0"/>
              <w:trHeight w:val="810" w:hRule="atLeast"/>
              <w:tblHeader w:val="0"/>
            </w:trPr>
            <w:tc>
              <w:tcPr>
                <w:gridSpan w:val="2"/>
              </w:tcPr>
              <w:p w:rsidR="00000000" w:rsidDel="00000000" w:rsidP="00000000" w:rsidRDefault="00000000" w:rsidRPr="00000000" w14:paraId="00000306">
                <w:pPr>
                  <w:numPr>
                    <w:ilvl w:val="1"/>
                    <w:numId w:val="115"/>
                  </w:numPr>
                  <w:spacing w:after="240" w:before="240" w:line="259" w:lineRule="auto"/>
                  <w:ind w:left="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Diseñar una interfaz amigable y simple (UX intuitivo).</w:t>
                </w:r>
              </w:p>
            </w:tc>
            <w:tc>
              <w:tcPr/>
              <w:p w:rsidR="00000000" w:rsidDel="00000000" w:rsidP="00000000" w:rsidRDefault="00000000" w:rsidRPr="00000000" w14:paraId="000003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0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0A">
                <w:pPr>
                  <w:jc w:val="center"/>
                  <w:rPr>
                    <w:rFonts w:ascii="Arial" w:cs="Arial" w:eastAsia="Arial" w:hAnsi="Arial"/>
                    <w:sz w:val="24"/>
                    <w:szCs w:val="24"/>
                  </w:rPr>
                </w:pPr>
                <w:r w:rsidDel="00000000" w:rsidR="00000000" w:rsidRPr="00000000">
                  <w:rPr>
                    <w:rtl w:val="0"/>
                  </w:rPr>
                </w:r>
              </w:p>
            </w:tc>
          </w:tr>
          <w:tr>
            <w:trPr>
              <w:cantSplit w:val="0"/>
              <w:trHeight w:val="555" w:hRule="atLeast"/>
              <w:tblHeader w:val="0"/>
            </w:trPr>
            <w:tc>
              <w:tcPr>
                <w:gridSpan w:val="2"/>
              </w:tcPr>
              <w:p w:rsidR="00000000" w:rsidDel="00000000" w:rsidP="00000000" w:rsidRDefault="00000000" w:rsidRPr="00000000" w14:paraId="000003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Programar capacitaciones presenciales y virtuales con manual de usuario.</w:t>
                </w:r>
              </w:p>
              <w:p w:rsidR="00000000" w:rsidDel="00000000" w:rsidP="00000000" w:rsidRDefault="00000000" w:rsidRPr="00000000" w14:paraId="0000030C">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0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0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0">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Apoyarse en lideres de cada oficina como promotores internos del sistema. </w:t>
                </w:r>
              </w:p>
              <w:p w:rsidR="00000000" w:rsidDel="00000000" w:rsidP="00000000" w:rsidRDefault="00000000" w:rsidRPr="00000000" w14:paraId="00000312">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1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1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1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blHeader w:val="0"/>
            </w:trPr>
            <w:tc>
              <w:tcPr>
                <w:gridSpan w:val="5"/>
              </w:tcPr>
              <w:p w:rsidR="00000000" w:rsidDel="00000000" w:rsidP="00000000" w:rsidRDefault="00000000" w:rsidRPr="00000000" w14:paraId="0000031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de contingencia</w:t>
                </w:r>
              </w:p>
            </w:tc>
          </w:tr>
          <w:tr>
            <w:trPr>
              <w:cantSplit w:val="0"/>
              <w:trHeight w:val="477.109375" w:hRule="atLeast"/>
              <w:tblHeader w:val="0"/>
            </w:trPr>
            <w:tc>
              <w:tcPr>
                <w:gridSpan w:val="5"/>
              </w:tcPr>
              <w:p w:rsidR="00000000" w:rsidDel="00000000" w:rsidP="00000000" w:rsidRDefault="00000000" w:rsidRPr="00000000" w14:paraId="0000031C">
                <w:pPr>
                  <w:spacing w:after="240" w:before="240" w:line="259"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plan de soporte técnico reforzado y asistencia personalizada en la etapa inicial.</w:t>
                </w:r>
              </w:p>
            </w:tc>
          </w:tr>
        </w:tbl>
      </w:sdtContent>
    </w:sdt>
    <w:p w:rsidR="00000000" w:rsidDel="00000000" w:rsidP="00000000" w:rsidRDefault="00000000" w:rsidRPr="00000000" w14:paraId="0000032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2">
      <w:pPr>
        <w:pStyle w:val="Heading2"/>
        <w:keepNext w:val="0"/>
        <w:keepLines w:val="0"/>
        <w:spacing w:after="80" w:before="360" w:line="259" w:lineRule="auto"/>
        <w:rPr>
          <w:rFonts w:ascii="Arial" w:cs="Arial" w:eastAsia="Arial" w:hAnsi="Arial"/>
          <w:b w:val="1"/>
          <w:bCs w:val="1"/>
          <w:color w:val="000000"/>
          <w:sz w:val="30"/>
          <w:szCs w:val="30"/>
        </w:rPr>
      </w:pPr>
      <w:bookmarkStart w:colFirst="0" w:colLast="0" w:name="_heading=h.odopfniw6vr5" w:id="92"/>
      <w:bookmarkEnd w:id="92"/>
      <w:r w:rsidDel="00000000" w:rsidR="00000000" w:rsidRPr="00000000">
        <w:rPr>
          <w:rFonts w:ascii="Arial" w:cs="Arial" w:eastAsia="Arial" w:hAnsi="Arial"/>
          <w:b w:val="1"/>
          <w:bCs w:val="1"/>
          <w:color w:val="000000"/>
          <w:sz w:val="30"/>
          <w:szCs w:val="30"/>
          <w:rtl w:val="0"/>
        </w:rPr>
        <w:t xml:space="preserve">Riesgo 8 — Sobrecarga del sistema ante alto volumen de expedientes simultáneos</w:t>
      </w:r>
    </w:p>
    <w:p w:rsidR="00000000" w:rsidDel="00000000" w:rsidP="00000000" w:rsidRDefault="00000000" w:rsidRPr="00000000" w14:paraId="000003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4">
      <w:pPr>
        <w:rPr>
          <w:rFonts w:ascii="Arial" w:cs="Arial" w:eastAsia="Arial" w:hAnsi="Arial"/>
          <w:sz w:val="24"/>
          <w:szCs w:val="24"/>
        </w:rPr>
      </w:pPr>
      <w:r w:rsidDel="00000000" w:rsidR="00000000" w:rsidRPr="00000000">
        <w:rPr>
          <w:rtl w:val="0"/>
        </w:rPr>
      </w:r>
    </w:p>
    <w:sdt>
      <w:sdtPr>
        <w:lock w:val="contentLocked"/>
        <w:id w:val="105013663"/>
        <w:tag w:val="goog_rdk_14"/>
      </w:sdtPr>
      <w:sdtContent>
        <w:tbl>
          <w:tblPr>
            <w:tblStyle w:val="Table20"/>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64.75"/>
            <w:gridCol w:w="1764.75"/>
            <w:gridCol w:w="1764.75"/>
            <w:gridCol w:w="1764.75"/>
            <w:tblGridChange w:id="0">
              <w:tblGrid>
                <w:gridCol w:w="2263"/>
                <w:gridCol w:w="1764.75"/>
                <w:gridCol w:w="1764.75"/>
                <w:gridCol w:w="1764.75"/>
                <w:gridCol w:w="1764.75"/>
              </w:tblGrid>
            </w:tblGridChange>
          </w:tblGrid>
          <w:tr>
            <w:trPr>
              <w:cantSplit w:val="0"/>
              <w:trHeight w:val="146.11368815104242" w:hRule="atLeast"/>
              <w:tblHeader w:val="0"/>
            </w:trPr>
            <w:tc>
              <w:tcPr>
                <w:gridSpan w:val="5"/>
              </w:tcPr>
              <w:p w:rsidR="00000000" w:rsidDel="00000000" w:rsidP="00000000" w:rsidRDefault="00000000" w:rsidRPr="00000000" w14:paraId="0000032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8</w:t>
                </w:r>
              </w:p>
            </w:tc>
          </w:tr>
          <w:tr>
            <w:trPr>
              <w:cantSplit w:val="0"/>
              <w:trHeight w:val="774.6305338541665" w:hRule="atLeast"/>
              <w:tblHeader w:val="0"/>
            </w:trPr>
            <w:tc>
              <w:tcPr/>
              <w:p w:rsidR="00000000" w:rsidDel="00000000" w:rsidP="00000000" w:rsidRDefault="00000000" w:rsidRPr="00000000" w14:paraId="0000032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2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detallada del evento de riesgo</w:t>
                </w:r>
              </w:p>
            </w:tc>
            <w:tc>
              <w:tcPr>
                <w:gridSpan w:val="4"/>
              </w:tcPr>
              <w:p w:rsidR="00000000" w:rsidDel="00000000" w:rsidP="00000000" w:rsidRDefault="00000000" w:rsidRPr="00000000" w14:paraId="0000032C">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puede experimentar una alta carga cuando múltiples usuarios presenten expedientes o carguen documentación simultáneamente, lo que podría generar lentitud en la respuesta del servidor, demoras en la carga de archivos o interrupciones temporales del servicio.</w:t>
                </w:r>
              </w:p>
            </w:tc>
          </w:tr>
          <w:tr>
            <w:trPr>
              <w:cantSplit w:val="0"/>
              <w:tblHeader w:val="0"/>
            </w:trPr>
            <w:tc>
              <w:tcPr/>
              <w:p w:rsidR="00000000" w:rsidDel="00000000" w:rsidP="00000000" w:rsidRDefault="00000000" w:rsidRPr="00000000" w14:paraId="0000033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Identificadores</w:t>
                </w:r>
              </w:p>
            </w:tc>
            <w:tc>
              <w:tcPr>
                <w:gridSpan w:val="4"/>
              </w:tcPr>
              <w:p w:rsidR="00000000" w:rsidDel="00000000" w:rsidP="00000000" w:rsidRDefault="00000000" w:rsidRPr="00000000" w14:paraId="00000331">
                <w:pP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3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para evitar, mitigar o transferir</w:t>
                </w:r>
              </w:p>
            </w:tc>
            <w:tc>
              <w:tcPr/>
              <w:p w:rsidR="00000000" w:rsidDel="00000000" w:rsidP="00000000" w:rsidRDefault="00000000" w:rsidRPr="00000000" w14:paraId="00000337">
                <w:pPr>
                  <w:rPr>
                    <w:rFonts w:ascii="Arial" w:cs="Arial" w:eastAsia="Arial" w:hAnsi="Arial"/>
                    <w:sz w:val="24"/>
                    <w:szCs w:val="24"/>
                  </w:rPr>
                </w:pPr>
                <w:r w:rsidDel="00000000" w:rsidR="00000000" w:rsidRPr="00000000">
                  <w:rPr>
                    <w:rFonts w:ascii="Arial" w:cs="Arial" w:eastAsia="Arial" w:hAnsi="Arial"/>
                    <w:sz w:val="24"/>
                    <w:szCs w:val="24"/>
                    <w:rtl w:val="0"/>
                  </w:rPr>
                  <w:t xml:space="preserve">Evitar</w:t>
                </w:r>
              </w:p>
            </w:tc>
            <w:tc>
              <w:tcPr/>
              <w:p w:rsidR="00000000" w:rsidDel="00000000" w:rsidP="00000000" w:rsidRDefault="00000000" w:rsidRPr="00000000" w14:paraId="00000338">
                <w:pPr>
                  <w:rPr>
                    <w:rFonts w:ascii="Arial" w:cs="Arial" w:eastAsia="Arial" w:hAnsi="Arial"/>
                    <w:sz w:val="24"/>
                    <w:szCs w:val="24"/>
                  </w:rPr>
                </w:pPr>
                <w:r w:rsidDel="00000000" w:rsidR="00000000" w:rsidRPr="00000000">
                  <w:rPr>
                    <w:rFonts w:ascii="Arial" w:cs="Arial" w:eastAsia="Arial" w:hAnsi="Arial"/>
                    <w:sz w:val="24"/>
                    <w:szCs w:val="24"/>
                    <w:rtl w:val="0"/>
                  </w:rPr>
                  <w:t xml:space="preserve">Mitigar</w:t>
                </w:r>
              </w:p>
            </w:tc>
            <w:tc>
              <w:tcPr/>
              <w:p w:rsidR="00000000" w:rsidDel="00000000" w:rsidP="00000000" w:rsidRDefault="00000000" w:rsidRPr="00000000" w14:paraId="00000339">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Transferir</w:t>
                </w:r>
              </w:p>
            </w:tc>
          </w:tr>
          <w:tr>
            <w:trPr>
              <w:cantSplit w:val="0"/>
              <w:trHeight w:val="810" w:hRule="atLeast"/>
              <w:tblHeader w:val="0"/>
            </w:trPr>
            <w:tc>
              <w:tcPr>
                <w:gridSpan w:val="2"/>
              </w:tcPr>
              <w:p w:rsidR="00000000" w:rsidDel="00000000" w:rsidP="00000000" w:rsidRDefault="00000000" w:rsidRPr="00000000" w14:paraId="0000033A">
                <w:pPr>
                  <w:numPr>
                    <w:ilvl w:val="1"/>
                    <w:numId w:val="115"/>
                  </w:numPr>
                  <w:spacing w:after="240" w:before="240" w:line="259" w:lineRule="auto"/>
                  <w:ind w:left="141.73228346456682" w:hanging="360"/>
                  <w:rPr>
                    <w:rFonts w:ascii="Arial" w:cs="Arial" w:eastAsia="Arial" w:hAnsi="Arial"/>
                  </w:rPr>
                </w:pPr>
                <w:r w:rsidDel="00000000" w:rsidR="00000000" w:rsidRPr="00000000">
                  <w:rPr>
                    <w:rFonts w:ascii="Arial" w:cs="Arial" w:eastAsia="Arial" w:hAnsi="Arial"/>
                    <w:sz w:val="24"/>
                    <w:szCs w:val="24"/>
                    <w:rtl w:val="0"/>
                  </w:rPr>
                  <w:t xml:space="preserve">Diseño de arquitectura escalable desde el inicio. </w:t>
                </w:r>
              </w:p>
            </w:tc>
            <w:tc>
              <w:tcPr/>
              <w:p w:rsidR="00000000" w:rsidDel="00000000" w:rsidP="00000000" w:rsidRDefault="00000000" w:rsidRPr="00000000" w14:paraId="0000033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3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E">
                <w:pPr>
                  <w:jc w:val="center"/>
                  <w:rPr>
                    <w:rFonts w:ascii="Arial" w:cs="Arial" w:eastAsia="Arial" w:hAnsi="Arial"/>
                    <w:sz w:val="24"/>
                    <w:szCs w:val="24"/>
                  </w:rPr>
                </w:pPr>
                <w:r w:rsidDel="00000000" w:rsidR="00000000" w:rsidRPr="00000000">
                  <w:rPr>
                    <w:rtl w:val="0"/>
                  </w:rPr>
                </w:r>
              </w:p>
            </w:tc>
          </w:tr>
          <w:tr>
            <w:trPr>
              <w:cantSplit w:val="0"/>
              <w:trHeight w:val="555" w:hRule="atLeast"/>
              <w:tblHeader w:val="0"/>
            </w:trPr>
            <w:tc>
              <w:tcPr>
                <w:gridSpan w:val="2"/>
              </w:tcPr>
              <w:p w:rsidR="00000000" w:rsidDel="00000000" w:rsidP="00000000" w:rsidRDefault="00000000" w:rsidRPr="00000000" w14:paraId="0000033F">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Optimización de consultas a la base de datos.</w:t>
                  <w:br w:type="textWrapping"/>
                  <w:t xml:space="preserve">Implementación de paginación y carga diferida (lazy loading).</w:t>
                  <w:br w:type="textWrapping"/>
                  <w:t xml:space="preserve">Monitoreo del rendimiento del servidor.</w:t>
                </w:r>
              </w:p>
            </w:tc>
            <w:tc>
              <w:tcPr/>
              <w:p w:rsidR="00000000" w:rsidDel="00000000" w:rsidP="00000000" w:rsidRDefault="00000000" w:rsidRPr="00000000" w14:paraId="0000034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p w:rsidR="00000000" w:rsidDel="00000000" w:rsidP="00000000" w:rsidRDefault="00000000" w:rsidRPr="00000000" w14:paraId="0000034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p w:rsidR="00000000" w:rsidDel="00000000" w:rsidP="00000000" w:rsidRDefault="00000000" w:rsidRPr="00000000" w14:paraId="0000034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48">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49">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Uso de infraestructura cloud escalable (VPS o servicios administrados).</w:t>
                </w:r>
              </w:p>
            </w:tc>
            <w:tc>
              <w:tcPr/>
              <w:p w:rsidR="00000000" w:rsidDel="00000000" w:rsidP="00000000" w:rsidRDefault="00000000" w:rsidRPr="00000000" w14:paraId="0000034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blHeader w:val="0"/>
            </w:trPr>
            <w:tc>
              <w:tcPr>
                <w:gridSpan w:val="5"/>
              </w:tcPr>
              <w:p w:rsidR="00000000" w:rsidDel="00000000" w:rsidP="00000000" w:rsidRDefault="00000000" w:rsidRPr="00000000" w14:paraId="0000034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de contingencia</w:t>
                </w:r>
              </w:p>
            </w:tc>
          </w:tr>
          <w:tr>
            <w:trPr>
              <w:cantSplit w:val="0"/>
              <w:trHeight w:val="477.109375" w:hRule="atLeast"/>
              <w:tblHeader w:val="0"/>
            </w:trPr>
            <w:tc>
              <w:tcPr>
                <w:gridSpan w:val="5"/>
              </w:tcPr>
              <w:p w:rsidR="00000000" w:rsidDel="00000000" w:rsidP="00000000" w:rsidRDefault="00000000" w:rsidRPr="00000000" w14:paraId="00000353">
                <w:pPr>
                  <w:numPr>
                    <w:ilvl w:val="0"/>
                    <w:numId w:val="1"/>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Incrementar recursos del servidor (CPU/RAM).</w:t>
                  <w:br w:type="textWrapping"/>
                </w:r>
              </w:p>
              <w:p w:rsidR="00000000" w:rsidDel="00000000" w:rsidP="00000000" w:rsidRDefault="00000000" w:rsidRPr="00000000" w14:paraId="00000354">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Limitar temporalmente cargas simultáneas.</w:t>
                  <w:br w:type="textWrapping"/>
                </w:r>
              </w:p>
              <w:p w:rsidR="00000000" w:rsidDel="00000000" w:rsidP="00000000" w:rsidRDefault="00000000" w:rsidRPr="00000000" w14:paraId="00000355">
                <w:pPr>
                  <w:numPr>
                    <w:ilvl w:val="0"/>
                    <w:numId w:val="1"/>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Notificar a los usuarios sobre alta demanda del sistema.</w:t>
                </w:r>
              </w:p>
            </w:tc>
          </w:tr>
        </w:tbl>
      </w:sdtContent>
    </w:sdt>
    <w:p w:rsidR="00000000" w:rsidDel="00000000" w:rsidP="00000000" w:rsidRDefault="00000000" w:rsidRPr="00000000" w14:paraId="0000035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B">
      <w:pPr>
        <w:rPr>
          <w:rFonts w:ascii="Arial" w:cs="Arial" w:eastAsia="Arial" w:hAnsi="Arial"/>
          <w:sz w:val="24"/>
          <w:szCs w:val="24"/>
        </w:rPr>
      </w:pPr>
      <w:r w:rsidDel="00000000" w:rsidR="00000000" w:rsidRPr="00000000">
        <w:rPr>
          <w:rtl w:val="0"/>
        </w:rPr>
      </w:r>
    </w:p>
    <w:sdt>
      <w:sdtPr>
        <w:lock w:val="contentLocked"/>
        <w:id w:val="1634987403"/>
        <w:tag w:val="goog_rdk_15"/>
      </w:sdtPr>
      <w:sdtContent>
        <w:tbl>
          <w:tblPr>
            <w:tblStyle w:val="Table21"/>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64.75"/>
            <w:gridCol w:w="1764.75"/>
            <w:gridCol w:w="1764.75"/>
            <w:gridCol w:w="1764.75"/>
            <w:tblGridChange w:id="0">
              <w:tblGrid>
                <w:gridCol w:w="2263"/>
                <w:gridCol w:w="1764.75"/>
                <w:gridCol w:w="1764.75"/>
                <w:gridCol w:w="1764.75"/>
                <w:gridCol w:w="1764.75"/>
              </w:tblGrid>
            </w:tblGridChange>
          </w:tblGrid>
          <w:tr>
            <w:trPr>
              <w:cantSplit w:val="0"/>
              <w:trHeight w:val="146.11368815104242" w:hRule="atLeast"/>
              <w:tblHeader w:val="0"/>
            </w:trPr>
            <w:tc>
              <w:tcPr>
                <w:gridSpan w:val="5"/>
              </w:tcPr>
              <w:p w:rsidR="00000000" w:rsidDel="00000000" w:rsidP="00000000" w:rsidRDefault="00000000" w:rsidRPr="00000000" w14:paraId="0000035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9</w:t>
                </w:r>
              </w:p>
            </w:tc>
          </w:tr>
          <w:tr>
            <w:trPr>
              <w:cantSplit w:val="0"/>
              <w:trHeight w:val="774.6305338541665" w:hRule="atLeast"/>
              <w:tblHeader w:val="0"/>
            </w:trPr>
            <w:tc>
              <w:tcPr/>
              <w:p w:rsidR="00000000" w:rsidDel="00000000" w:rsidP="00000000" w:rsidRDefault="00000000" w:rsidRPr="00000000" w14:paraId="0000036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6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detallada del evento de riesgo</w:t>
                </w:r>
              </w:p>
            </w:tc>
            <w:tc>
              <w:tcPr>
                <w:gridSpan w:val="4"/>
              </w:tcPr>
              <w:p w:rsidR="00000000" w:rsidDel="00000000" w:rsidP="00000000" w:rsidRDefault="00000000" w:rsidRPr="00000000" w14:paraId="00000363">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el proceso de pago online, pueden presentarse errores en la comunicación con la pasarela (Mercado Pago, PayPal u otra), afectando la seguridad o disponibilidad del servicio.</w:t>
                </w:r>
              </w:p>
            </w:tc>
          </w:tr>
          <w:tr>
            <w:trPr>
              <w:cantSplit w:val="0"/>
              <w:tblHeader w:val="0"/>
            </w:trPr>
            <w:tc>
              <w:tcPr/>
              <w:p w:rsidR="00000000" w:rsidDel="00000000" w:rsidP="00000000" w:rsidRDefault="00000000" w:rsidRPr="00000000" w14:paraId="0000036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Identificadores</w:t>
                </w:r>
              </w:p>
            </w:tc>
            <w:tc>
              <w:tcPr>
                <w:gridSpan w:val="4"/>
              </w:tcPr>
              <w:p w:rsidR="00000000" w:rsidDel="00000000" w:rsidP="00000000" w:rsidRDefault="00000000" w:rsidRPr="00000000" w14:paraId="00000368">
                <w:pP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6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para evitar, mitigar o transferir</w:t>
                </w:r>
              </w:p>
            </w:tc>
            <w:tc>
              <w:tcPr/>
              <w:p w:rsidR="00000000" w:rsidDel="00000000" w:rsidP="00000000" w:rsidRDefault="00000000" w:rsidRPr="00000000" w14:paraId="0000036E">
                <w:pPr>
                  <w:rPr>
                    <w:rFonts w:ascii="Arial" w:cs="Arial" w:eastAsia="Arial" w:hAnsi="Arial"/>
                    <w:sz w:val="24"/>
                    <w:szCs w:val="24"/>
                  </w:rPr>
                </w:pPr>
                <w:r w:rsidDel="00000000" w:rsidR="00000000" w:rsidRPr="00000000">
                  <w:rPr>
                    <w:rFonts w:ascii="Arial" w:cs="Arial" w:eastAsia="Arial" w:hAnsi="Arial"/>
                    <w:sz w:val="24"/>
                    <w:szCs w:val="24"/>
                    <w:rtl w:val="0"/>
                  </w:rPr>
                  <w:t xml:space="preserve">Evitar</w:t>
                </w:r>
              </w:p>
            </w:tc>
            <w:tc>
              <w:tcPr/>
              <w:p w:rsidR="00000000" w:rsidDel="00000000" w:rsidP="00000000" w:rsidRDefault="00000000" w:rsidRPr="00000000" w14:paraId="0000036F">
                <w:pPr>
                  <w:rPr>
                    <w:rFonts w:ascii="Arial" w:cs="Arial" w:eastAsia="Arial" w:hAnsi="Arial"/>
                    <w:sz w:val="24"/>
                    <w:szCs w:val="24"/>
                  </w:rPr>
                </w:pPr>
                <w:r w:rsidDel="00000000" w:rsidR="00000000" w:rsidRPr="00000000">
                  <w:rPr>
                    <w:rFonts w:ascii="Arial" w:cs="Arial" w:eastAsia="Arial" w:hAnsi="Arial"/>
                    <w:sz w:val="24"/>
                    <w:szCs w:val="24"/>
                    <w:rtl w:val="0"/>
                  </w:rPr>
                  <w:t xml:space="preserve">Mitigar</w:t>
                </w:r>
              </w:p>
            </w:tc>
            <w:tc>
              <w:tcPr/>
              <w:p w:rsidR="00000000" w:rsidDel="00000000" w:rsidP="00000000" w:rsidRDefault="00000000" w:rsidRPr="00000000" w14:paraId="00000370">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Transferir</w:t>
                </w:r>
              </w:p>
            </w:tc>
          </w:tr>
          <w:tr>
            <w:trPr>
              <w:cantSplit w:val="0"/>
              <w:trHeight w:val="810" w:hRule="atLeast"/>
              <w:tblHeader w:val="0"/>
            </w:trPr>
            <w:tc>
              <w:tcPr>
                <w:gridSpan w:val="2"/>
              </w:tcPr>
              <w:p w:rsidR="00000000" w:rsidDel="00000000" w:rsidP="00000000" w:rsidRDefault="00000000" w:rsidRPr="00000000" w14:paraId="00000371">
                <w:pPr>
                  <w:numPr>
                    <w:ilvl w:val="1"/>
                    <w:numId w:val="115"/>
                  </w:numPr>
                  <w:spacing w:after="240" w:before="240" w:line="259" w:lineRule="auto"/>
                  <w:ind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Integrar pasarelas certificadas con cumplimiento PCI-DSS y HTTPS/TLS.</w:t>
                </w:r>
              </w:p>
            </w:tc>
            <w:tc>
              <w:tcPr/>
              <w:p w:rsidR="00000000" w:rsidDel="00000000" w:rsidP="00000000" w:rsidRDefault="00000000" w:rsidRPr="00000000" w14:paraId="0000037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7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5">
                <w:pPr>
                  <w:jc w:val="center"/>
                  <w:rPr>
                    <w:rFonts w:ascii="Arial" w:cs="Arial" w:eastAsia="Arial" w:hAnsi="Arial"/>
                    <w:sz w:val="24"/>
                    <w:szCs w:val="24"/>
                  </w:rPr>
                </w:pPr>
                <w:r w:rsidDel="00000000" w:rsidR="00000000" w:rsidRPr="00000000">
                  <w:rPr>
                    <w:rtl w:val="0"/>
                  </w:rPr>
                </w:r>
              </w:p>
            </w:tc>
          </w:tr>
          <w:tr>
            <w:trPr>
              <w:cantSplit w:val="0"/>
              <w:trHeight w:val="555" w:hRule="atLeast"/>
              <w:tblHeader w:val="0"/>
            </w:trPr>
            <w:tc>
              <w:tcPr>
                <w:gridSpan w:val="2"/>
              </w:tcPr>
              <w:p w:rsidR="00000000" w:rsidDel="00000000" w:rsidP="00000000" w:rsidRDefault="00000000" w:rsidRPr="00000000" w14:paraId="00000376">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Monitorear registros de transacciones y respuestas del servicio de pago.</w:t>
                </w:r>
              </w:p>
              <w:p w:rsidR="00000000" w:rsidDel="00000000" w:rsidP="00000000" w:rsidRDefault="00000000" w:rsidRPr="00000000" w14:paraId="0000037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8">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7C">
                <w:pPr>
                  <w:jc w:val="center"/>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Contratar seguro o servicio externo de respaldo ante fraudes o errores.</w:t>
                </w:r>
              </w:p>
            </w:tc>
            <w:tc>
              <w:tcPr/>
              <w:p w:rsidR="00000000" w:rsidDel="00000000" w:rsidP="00000000" w:rsidRDefault="00000000" w:rsidRPr="00000000" w14:paraId="0000037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blHeader w:val="0"/>
            </w:trPr>
            <w:tc>
              <w:tcPr>
                <w:gridSpan w:val="5"/>
              </w:tcPr>
              <w:p w:rsidR="00000000" w:rsidDel="00000000" w:rsidP="00000000" w:rsidRDefault="00000000" w:rsidRPr="00000000" w14:paraId="0000038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Acciones de contingencia</w:t>
                </w:r>
              </w:p>
            </w:tc>
          </w:tr>
          <w:tr>
            <w:trPr>
              <w:cantSplit w:val="0"/>
              <w:trHeight w:val="477.109375" w:hRule="atLeast"/>
              <w:tblHeader w:val="0"/>
            </w:trPr>
            <w:tc>
              <w:tcPr>
                <w:gridSpan w:val="5"/>
              </w:tcPr>
              <w:p w:rsidR="00000000" w:rsidDel="00000000" w:rsidP="00000000" w:rsidRDefault="00000000" w:rsidRPr="00000000" w14:paraId="00000387">
                <w:pPr>
                  <w:spacing w:after="240" w:before="240" w:line="259"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Suspender temporalmente el pago en línea, registrar manualmente las operaciones pendientes y restaurar transacciones desde las copias de seguridad del servidor.</w:t>
                </w:r>
              </w:p>
            </w:tc>
          </w:tr>
        </w:tbl>
      </w:sdtContent>
    </w:sdt>
    <w:p w:rsidR="00000000" w:rsidDel="00000000" w:rsidP="00000000" w:rsidRDefault="00000000" w:rsidRPr="00000000" w14:paraId="0000038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D">
      <w:pPr>
        <w:rPr>
          <w:rFonts w:ascii="Arial" w:cs="Arial" w:eastAsia="Arial" w:hAnsi="Arial"/>
          <w:sz w:val="24"/>
          <w:szCs w:val="24"/>
        </w:rPr>
      </w:pPr>
      <w:bookmarkStart w:colFirst="0" w:colLast="0" w:name="_heading=h.tdhz04ass7aw" w:id="67"/>
      <w:bookmarkEnd w:id="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3l440yzj6q9" w:id="93"/>
      <w:bookmarkEnd w:id="93"/>
      <w:r w:rsidDel="00000000" w:rsidR="00000000" w:rsidRPr="00000000">
        <w:rPr>
          <w:rFonts w:ascii="Arial" w:cs="Arial" w:eastAsia="Arial" w:hAnsi="Arial"/>
          <w:b w:val="1"/>
          <w:bCs w:val="1"/>
          <w:color w:val="000000"/>
          <w:sz w:val="24"/>
          <w:szCs w:val="24"/>
          <w:rtl w:val="0"/>
        </w:rPr>
        <w:t xml:space="preserve">5.6 Plan de Gestión del Proyecto</w:t>
      </w:r>
    </w:p>
    <w:p w:rsidR="00000000" w:rsidDel="00000000" w:rsidP="00000000" w:rsidRDefault="00000000" w:rsidRPr="00000000" w14:paraId="0000038F">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gpri4fbo9bkg" w:id="94"/>
      <w:bookmarkEnd w:id="94"/>
      <w:r w:rsidDel="00000000" w:rsidR="00000000" w:rsidRPr="00000000">
        <w:rPr>
          <w:rFonts w:ascii="Arial" w:cs="Arial" w:eastAsia="Arial" w:hAnsi="Arial"/>
          <w:b w:val="1"/>
          <w:bCs w:val="1"/>
          <w:color w:val="000000"/>
          <w:sz w:val="24"/>
          <w:szCs w:val="24"/>
          <w:rtl w:val="0"/>
        </w:rPr>
        <w:t xml:space="preserve">Objetivo del Plan</w:t>
      </w:r>
    </w:p>
    <w:p w:rsidR="00000000" w:rsidDel="00000000" w:rsidP="00000000" w:rsidRDefault="00000000" w:rsidRPr="00000000" w14:paraId="0000039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las directrices, estrategias y mecanismos de control que se aplicarán en el desarrollo del Sistema de Gestión de Expedientes Digitales (SIGEDEX), con el fin de garantizar que el proyecto se realice dentro del alcance, tiempo, costo y calidad establecidos.</w:t>
      </w:r>
    </w:p>
    <w:p w:rsidR="00000000" w:rsidDel="00000000" w:rsidP="00000000" w:rsidRDefault="00000000" w:rsidRPr="00000000" w14:paraId="00000391">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alg1zu3yj94q" w:id="95"/>
      <w:bookmarkEnd w:id="95"/>
      <w:r w:rsidDel="00000000" w:rsidR="00000000" w:rsidRPr="00000000">
        <w:rPr>
          <w:rFonts w:ascii="Arial" w:cs="Arial" w:eastAsia="Arial" w:hAnsi="Arial"/>
          <w:b w:val="1"/>
          <w:bCs w:val="1"/>
          <w:color w:val="000000"/>
          <w:sz w:val="24"/>
          <w:szCs w:val="24"/>
          <w:rtl w:val="0"/>
        </w:rPr>
        <w:t xml:space="preserve">1. Alcance del plan</w:t>
      </w:r>
    </w:p>
    <w:p w:rsidR="00000000" w:rsidDel="00000000" w:rsidP="00000000" w:rsidRDefault="00000000" w:rsidRPr="00000000" w14:paraId="0000039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plan aplica a todas las fases del proyecto: análisis, diseño, desarrollo, pruebas, despliegue e implementación en producción, incluyendo la integración de la pasarela de pago para operaciones seguras en línea y su monitoreo continuo. El sistema contempla futuras ampliaciones funcionales que podrán incorporarse en etapas posteriores sin formar parte del alcance actual del proyecto.</w:t>
      </w:r>
    </w:p>
    <w:p w:rsidR="00000000" w:rsidDel="00000000" w:rsidP="00000000" w:rsidRDefault="00000000" w:rsidRPr="00000000" w14:paraId="00000394">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ogdspmdxmzw5" w:id="96"/>
      <w:bookmarkEnd w:id="96"/>
      <w:r w:rsidDel="00000000" w:rsidR="00000000" w:rsidRPr="00000000">
        <w:rPr>
          <w:rFonts w:ascii="Arial" w:cs="Arial" w:eastAsia="Arial" w:hAnsi="Arial"/>
          <w:b w:val="1"/>
          <w:bCs w:val="1"/>
          <w:color w:val="000000"/>
          <w:sz w:val="24"/>
          <w:szCs w:val="24"/>
          <w:rtl w:val="0"/>
        </w:rPr>
        <w:t xml:space="preserve">2. Roles y responsabilidades</w:t>
      </w:r>
    </w:p>
    <w:p w:rsidR="00000000" w:rsidDel="00000000" w:rsidP="00000000" w:rsidRDefault="00000000" w:rsidRPr="00000000" w14:paraId="00000396">
      <w:pPr>
        <w:numPr>
          <w:ilvl w:val="0"/>
          <w:numId w:val="59"/>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Juan Manuel González (Autor y Líder del Proyecto):</w:t>
      </w:r>
      <w:r w:rsidDel="00000000" w:rsidR="00000000" w:rsidRPr="00000000">
        <w:rPr>
          <w:rFonts w:ascii="Arial" w:cs="Arial" w:eastAsia="Arial" w:hAnsi="Arial"/>
          <w:sz w:val="24"/>
          <w:szCs w:val="24"/>
          <w:rtl w:val="0"/>
        </w:rPr>
        <w:t xml:space="preserve"> dirección general, coordinación y validación de entregables.</w:t>
        <w:br w:type="textWrapping"/>
      </w:r>
    </w:p>
    <w:p w:rsidR="00000000" w:rsidDel="00000000" w:rsidP="00000000" w:rsidRDefault="00000000" w:rsidRPr="00000000" w14:paraId="00000397">
      <w:pPr>
        <w:numPr>
          <w:ilvl w:val="0"/>
          <w:numId w:val="5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Equipo de Desarrollo Frontend:</w:t>
      </w:r>
      <w:r w:rsidDel="00000000" w:rsidR="00000000" w:rsidRPr="00000000">
        <w:rPr>
          <w:rFonts w:ascii="Arial" w:cs="Arial" w:eastAsia="Arial" w:hAnsi="Arial"/>
          <w:sz w:val="24"/>
          <w:szCs w:val="24"/>
          <w:rtl w:val="0"/>
        </w:rPr>
        <w:t xml:space="preserve"> implementación de la interfaz en React + Vite.</w:t>
        <w:br w:type="textWrapping"/>
      </w:r>
    </w:p>
    <w:p w:rsidR="00000000" w:rsidDel="00000000" w:rsidP="00000000" w:rsidRDefault="00000000" w:rsidRPr="00000000" w14:paraId="00000398">
      <w:pPr>
        <w:numPr>
          <w:ilvl w:val="0"/>
          <w:numId w:val="5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Equipo de Desarrollo Backend:</w:t>
      </w:r>
      <w:r w:rsidDel="00000000" w:rsidR="00000000" w:rsidRPr="00000000">
        <w:rPr>
          <w:rFonts w:ascii="Arial" w:cs="Arial" w:eastAsia="Arial" w:hAnsi="Arial"/>
          <w:sz w:val="24"/>
          <w:szCs w:val="24"/>
          <w:rtl w:val="0"/>
        </w:rPr>
        <w:t xml:space="preserve"> construcción de la API REST con Node.js + Express.</w:t>
        <w:br w:type="textWrapping"/>
      </w:r>
    </w:p>
    <w:p w:rsidR="00000000" w:rsidDel="00000000" w:rsidP="00000000" w:rsidRDefault="00000000" w:rsidRPr="00000000" w14:paraId="00000399">
      <w:pPr>
        <w:numPr>
          <w:ilvl w:val="0"/>
          <w:numId w:val="5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Administrador de Base de Datos:</w:t>
      </w:r>
      <w:r w:rsidDel="00000000" w:rsidR="00000000" w:rsidRPr="00000000">
        <w:rPr>
          <w:rFonts w:ascii="Arial" w:cs="Arial" w:eastAsia="Arial" w:hAnsi="Arial"/>
          <w:sz w:val="24"/>
          <w:szCs w:val="24"/>
          <w:rtl w:val="0"/>
        </w:rPr>
        <w:t xml:space="preserve"> diseño y gestión de MySQL, optimización y seguridad.</w:t>
        <w:br w:type="textWrapping"/>
      </w:r>
    </w:p>
    <w:p w:rsidR="00000000" w:rsidDel="00000000" w:rsidP="00000000" w:rsidRDefault="00000000" w:rsidRPr="00000000" w14:paraId="0000039A">
      <w:pPr>
        <w:numPr>
          <w:ilvl w:val="0"/>
          <w:numId w:val="59"/>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Usuarios clave / testers:</w:t>
      </w:r>
      <w:r w:rsidDel="00000000" w:rsidR="00000000" w:rsidRPr="00000000">
        <w:rPr>
          <w:rFonts w:ascii="Arial" w:cs="Arial" w:eastAsia="Arial" w:hAnsi="Arial"/>
          <w:sz w:val="24"/>
          <w:szCs w:val="24"/>
          <w:rtl w:val="0"/>
        </w:rPr>
        <w:t xml:space="preserve"> validación del sistema mediante pruebas piloto.</w:t>
      </w:r>
    </w:p>
    <w:p w:rsidR="00000000" w:rsidDel="00000000" w:rsidP="00000000" w:rsidRDefault="00000000" w:rsidRPr="00000000" w14:paraId="0000039B">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C">
      <w:pPr>
        <w:numPr>
          <w:ilvl w:val="0"/>
          <w:numId w:val="59"/>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Desarrollador de Integración de Pagos:</w:t>
      </w:r>
      <w:r w:rsidDel="00000000" w:rsidR="00000000" w:rsidRPr="00000000">
        <w:rPr>
          <w:rFonts w:ascii="Arial" w:cs="Arial" w:eastAsia="Arial" w:hAnsi="Arial"/>
          <w:sz w:val="24"/>
          <w:szCs w:val="24"/>
          <w:rtl w:val="0"/>
        </w:rPr>
        <w:t xml:space="preserve"> configuración y pruebas de la pasarela de pago (por ejemplo, Mercado Pago o PayPal), verificación de seguridad y manejo de transacciones.</w:t>
        <w:br w:type="textWrapping"/>
      </w:r>
    </w:p>
    <w:p w:rsidR="00000000" w:rsidDel="00000000" w:rsidP="00000000" w:rsidRDefault="00000000" w:rsidRPr="00000000" w14:paraId="0000039D">
      <w:pPr>
        <w:numPr>
          <w:ilvl w:val="0"/>
          <w:numId w:val="59"/>
        </w:numPr>
        <w:spacing w:after="240" w:before="0" w:beforeAutospacing="0" w:lineRule="auto"/>
        <w:ind w:left="720" w:right="600" w:hanging="360"/>
        <w:rPr>
          <w:sz w:val="24"/>
          <w:szCs w:val="24"/>
        </w:rPr>
      </w:pPr>
      <w:r w:rsidDel="00000000" w:rsidR="00000000" w:rsidRPr="00000000">
        <w:rPr>
          <w:rFonts w:ascii="Arial" w:cs="Arial" w:eastAsia="Arial" w:hAnsi="Arial"/>
          <w:b w:val="1"/>
          <w:bCs w:val="1"/>
          <w:sz w:val="24"/>
          <w:szCs w:val="24"/>
          <w:rtl w:val="0"/>
        </w:rPr>
        <w:t xml:space="preserve">Responsable de Seguridad y Cumplimiento: </w:t>
      </w:r>
      <w:r w:rsidDel="00000000" w:rsidR="00000000" w:rsidRPr="00000000">
        <w:rPr>
          <w:rFonts w:ascii="Arial" w:cs="Arial" w:eastAsia="Arial" w:hAnsi="Arial"/>
          <w:sz w:val="24"/>
          <w:szCs w:val="24"/>
          <w:rtl w:val="0"/>
        </w:rPr>
        <w:t xml:space="preserve">monitoreo de datos sensibles, seguridad de accesos, control de accesos, verificación del registro de acciones dentro del sistema y cumplimiento de buenas prácticas de protección de información.</w:t>
      </w:r>
    </w:p>
    <w:p w:rsidR="00000000" w:rsidDel="00000000" w:rsidP="00000000" w:rsidRDefault="00000000" w:rsidRPr="00000000" w14:paraId="0000039E">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39F">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fmgnkv3w2ti4" w:id="97"/>
      <w:bookmarkEnd w:id="97"/>
      <w:r w:rsidDel="00000000" w:rsidR="00000000" w:rsidRPr="00000000">
        <w:rPr>
          <w:rFonts w:ascii="Arial" w:cs="Arial" w:eastAsia="Arial" w:hAnsi="Arial"/>
          <w:b w:val="1"/>
          <w:bCs w:val="1"/>
          <w:color w:val="000000"/>
          <w:sz w:val="24"/>
          <w:szCs w:val="24"/>
          <w:rtl w:val="0"/>
        </w:rPr>
        <w:t xml:space="preserve">3. Gestión del tiempo</w:t>
      </w:r>
    </w:p>
    <w:p w:rsidR="00000000" w:rsidDel="00000000" w:rsidP="00000000" w:rsidRDefault="00000000" w:rsidRPr="00000000" w14:paraId="000003A1">
      <w:pPr>
        <w:numPr>
          <w:ilvl w:val="0"/>
          <w:numId w:val="44"/>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Planificación de tareas con Trello / Jira</w:t>
      </w:r>
      <w:r w:rsidDel="00000000" w:rsidR="00000000" w:rsidRPr="00000000">
        <w:rPr>
          <w:rFonts w:ascii="Arial" w:cs="Arial" w:eastAsia="Arial" w:hAnsi="Arial"/>
          <w:sz w:val="24"/>
          <w:szCs w:val="24"/>
          <w:rtl w:val="0"/>
        </w:rPr>
        <w:t xml:space="preserve"> (metodología ágil).</w:t>
        <w:br w:type="textWrapping"/>
      </w:r>
    </w:p>
    <w:p w:rsidR="00000000" w:rsidDel="00000000" w:rsidP="00000000" w:rsidRDefault="00000000" w:rsidRPr="00000000" w14:paraId="000003A2">
      <w:pPr>
        <w:numPr>
          <w:ilvl w:val="0"/>
          <w:numId w:val="44"/>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Sprints de 2 semanas</w:t>
      </w:r>
      <w:r w:rsidDel="00000000" w:rsidR="00000000" w:rsidRPr="00000000">
        <w:rPr>
          <w:rFonts w:ascii="Arial" w:cs="Arial" w:eastAsia="Arial" w:hAnsi="Arial"/>
          <w:sz w:val="24"/>
          <w:szCs w:val="24"/>
          <w:rtl w:val="0"/>
        </w:rPr>
        <w:t xml:space="preserve"> con entregables parciales y demostraciones.</w:t>
        <w:br w:type="textWrapping"/>
      </w:r>
    </w:p>
    <w:p w:rsidR="00000000" w:rsidDel="00000000" w:rsidP="00000000" w:rsidRDefault="00000000" w:rsidRPr="00000000" w14:paraId="000003A3">
      <w:pPr>
        <w:numPr>
          <w:ilvl w:val="0"/>
          <w:numId w:val="4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Cronograma dividido en 5 fases:</w:t>
        <w:br w:type="textWrapping"/>
      </w:r>
    </w:p>
    <w:p w:rsidR="00000000" w:rsidDel="00000000" w:rsidP="00000000" w:rsidRDefault="00000000" w:rsidRPr="00000000" w14:paraId="000003A4">
      <w:pPr>
        <w:numPr>
          <w:ilvl w:val="1"/>
          <w:numId w:val="4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y diseño (3 semanas).</w:t>
        <w:br w:type="textWrapping"/>
      </w:r>
    </w:p>
    <w:p w:rsidR="00000000" w:rsidDel="00000000" w:rsidP="00000000" w:rsidRDefault="00000000" w:rsidRPr="00000000" w14:paraId="000003A5">
      <w:pPr>
        <w:numPr>
          <w:ilvl w:val="1"/>
          <w:numId w:val="4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Desarrollo backend (4 semanas).</w:t>
        <w:br w:type="textWrapping"/>
      </w:r>
    </w:p>
    <w:p w:rsidR="00000000" w:rsidDel="00000000" w:rsidP="00000000" w:rsidRDefault="00000000" w:rsidRPr="00000000" w14:paraId="000003A6">
      <w:pPr>
        <w:numPr>
          <w:ilvl w:val="1"/>
          <w:numId w:val="4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Desarrollo frontend (4 semanas).</w:t>
        <w:br w:type="textWrapping"/>
      </w:r>
    </w:p>
    <w:p w:rsidR="00000000" w:rsidDel="00000000" w:rsidP="00000000" w:rsidRDefault="00000000" w:rsidRPr="00000000" w14:paraId="000003A7">
      <w:pPr>
        <w:numPr>
          <w:ilvl w:val="1"/>
          <w:numId w:val="4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Integración y pruebas (3 semanas).</w:t>
      </w:r>
    </w:p>
    <w:p w:rsidR="00000000" w:rsidDel="00000000" w:rsidP="00000000" w:rsidRDefault="00000000" w:rsidRPr="00000000" w14:paraId="000003A8">
      <w:pPr>
        <w:numPr>
          <w:ilvl w:val="1"/>
          <w:numId w:val="4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Integración de pasarela de pago y pruebas de transacción (1 semana adicional dentro de la fase de integración).</w:t>
        <w:br w:type="textWrapping"/>
      </w:r>
    </w:p>
    <w:p w:rsidR="00000000" w:rsidDel="00000000" w:rsidP="00000000" w:rsidRDefault="00000000" w:rsidRPr="00000000" w14:paraId="000003A9">
      <w:pPr>
        <w:numPr>
          <w:ilvl w:val="1"/>
          <w:numId w:val="44"/>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Despliegue y capacitación (2 semanas).</w:t>
      </w:r>
    </w:p>
    <w:p w:rsidR="00000000" w:rsidDel="00000000" w:rsidP="00000000" w:rsidRDefault="00000000" w:rsidRPr="00000000" w14:paraId="000003AA">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s1t4r4nruta" w:id="98"/>
      <w:bookmarkEnd w:id="98"/>
      <w:r w:rsidDel="00000000" w:rsidR="00000000" w:rsidRPr="00000000">
        <w:rPr>
          <w:rFonts w:ascii="Arial" w:cs="Arial" w:eastAsia="Arial" w:hAnsi="Arial"/>
          <w:b w:val="1"/>
          <w:bCs w:val="1"/>
          <w:color w:val="000000"/>
          <w:sz w:val="24"/>
          <w:szCs w:val="24"/>
          <w:rtl w:val="0"/>
        </w:rPr>
        <w:t xml:space="preserve">4. Gestión de costos</w:t>
      </w:r>
    </w:p>
    <w:p w:rsidR="00000000" w:rsidDel="00000000" w:rsidP="00000000" w:rsidRDefault="00000000" w:rsidRPr="00000000" w14:paraId="000003AC">
      <w:pPr>
        <w:numPr>
          <w:ilvl w:val="0"/>
          <w:numId w:val="97"/>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Infraestructura mínima:</w:t>
      </w:r>
      <w:r w:rsidDel="00000000" w:rsidR="00000000" w:rsidRPr="00000000">
        <w:rPr>
          <w:rFonts w:ascii="Arial" w:cs="Arial" w:eastAsia="Arial" w:hAnsi="Arial"/>
          <w:sz w:val="24"/>
          <w:szCs w:val="24"/>
          <w:rtl w:val="0"/>
        </w:rPr>
        <w:t xml:space="preserve"> servidor local y pruebas con hosting cloud (ej. AWS, DigitalOcean o Azure).</w:t>
        <w:br w:type="textWrapping"/>
      </w:r>
    </w:p>
    <w:p w:rsidR="00000000" w:rsidDel="00000000" w:rsidP="00000000" w:rsidRDefault="00000000" w:rsidRPr="00000000" w14:paraId="000003AD">
      <w:pPr>
        <w:numPr>
          <w:ilvl w:val="0"/>
          <w:numId w:val="97"/>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Licencias:</w:t>
      </w:r>
      <w:r w:rsidDel="00000000" w:rsidR="00000000" w:rsidRPr="00000000">
        <w:rPr>
          <w:rFonts w:ascii="Arial" w:cs="Arial" w:eastAsia="Arial" w:hAnsi="Arial"/>
          <w:sz w:val="24"/>
          <w:szCs w:val="24"/>
          <w:rtl w:val="0"/>
        </w:rPr>
        <w:t xml:space="preserve"> uso de software open source (React, Node.js, MySQL, Vite, Visual Studio Code).</w:t>
        <w:br w:type="textWrapping"/>
      </w:r>
    </w:p>
    <w:p w:rsidR="00000000" w:rsidDel="00000000" w:rsidP="00000000" w:rsidRDefault="00000000" w:rsidRPr="00000000" w14:paraId="000003AE">
      <w:pPr>
        <w:numPr>
          <w:ilvl w:val="0"/>
          <w:numId w:val="97"/>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Costos previstos:</w:t>
      </w:r>
      <w:r w:rsidDel="00000000" w:rsidR="00000000" w:rsidRPr="00000000">
        <w:rPr>
          <w:rFonts w:ascii="Arial" w:cs="Arial" w:eastAsia="Arial" w:hAnsi="Arial"/>
          <w:sz w:val="24"/>
          <w:szCs w:val="24"/>
          <w:rtl w:val="0"/>
        </w:rPr>
        <w:t xml:space="preserve"> personal de desarrollo, soporte en etapas de capacitación y posibles cargos por uso o mantenimiento de la pasarela de pago (comisiones por transacción o integración).</w:t>
        <w:br w:type="textWrapping"/>
      </w:r>
    </w:p>
    <w:p w:rsidR="00000000" w:rsidDel="00000000" w:rsidP="00000000" w:rsidRDefault="00000000" w:rsidRPr="00000000" w14:paraId="000003AF">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cn0g63opqfp4" w:id="99"/>
      <w:bookmarkEnd w:id="99"/>
      <w:r w:rsidDel="00000000" w:rsidR="00000000" w:rsidRPr="00000000">
        <w:rPr>
          <w:rFonts w:ascii="Arial" w:cs="Arial" w:eastAsia="Arial" w:hAnsi="Arial"/>
          <w:b w:val="1"/>
          <w:bCs w:val="1"/>
          <w:color w:val="000000"/>
          <w:sz w:val="24"/>
          <w:szCs w:val="24"/>
          <w:rtl w:val="0"/>
        </w:rPr>
        <w:t xml:space="preserve">5. Gestión de calidad</w:t>
      </w:r>
    </w:p>
    <w:p w:rsidR="00000000" w:rsidDel="00000000" w:rsidP="00000000" w:rsidRDefault="00000000" w:rsidRPr="00000000" w14:paraId="000003B1">
      <w:pPr>
        <w:numPr>
          <w:ilvl w:val="0"/>
          <w:numId w:val="28"/>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Pruebas unitarias:</w:t>
      </w:r>
      <w:r w:rsidDel="00000000" w:rsidR="00000000" w:rsidRPr="00000000">
        <w:rPr>
          <w:rFonts w:ascii="Arial" w:cs="Arial" w:eastAsia="Arial" w:hAnsi="Arial"/>
          <w:sz w:val="24"/>
          <w:szCs w:val="24"/>
          <w:rtl w:val="0"/>
        </w:rPr>
        <w:t xml:space="preserve"> Jest (React), Mocha/Chai (Node.js).</w:t>
        <w:br w:type="textWrapping"/>
      </w:r>
    </w:p>
    <w:p w:rsidR="00000000" w:rsidDel="00000000" w:rsidP="00000000" w:rsidRDefault="00000000" w:rsidRPr="00000000" w14:paraId="000003B2">
      <w:pPr>
        <w:numPr>
          <w:ilvl w:val="0"/>
          <w:numId w:val="2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Pruebas de integración:</w:t>
      </w:r>
      <w:r w:rsidDel="00000000" w:rsidR="00000000" w:rsidRPr="00000000">
        <w:rPr>
          <w:rFonts w:ascii="Arial" w:cs="Arial" w:eastAsia="Arial" w:hAnsi="Arial"/>
          <w:sz w:val="24"/>
          <w:szCs w:val="24"/>
          <w:rtl w:val="0"/>
        </w:rPr>
        <w:t xml:space="preserve"> Postman y herramientas automatizadas.</w:t>
        <w:br w:type="textWrapping"/>
      </w:r>
    </w:p>
    <w:p w:rsidR="00000000" w:rsidDel="00000000" w:rsidP="00000000" w:rsidRDefault="00000000" w:rsidRPr="00000000" w14:paraId="000003B3">
      <w:pPr>
        <w:numPr>
          <w:ilvl w:val="0"/>
          <w:numId w:val="2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Pruebas de aceptación:</w:t>
      </w:r>
      <w:r w:rsidDel="00000000" w:rsidR="00000000" w:rsidRPr="00000000">
        <w:rPr>
          <w:rFonts w:ascii="Arial" w:cs="Arial" w:eastAsia="Arial" w:hAnsi="Arial"/>
          <w:sz w:val="24"/>
          <w:szCs w:val="24"/>
          <w:rtl w:val="0"/>
        </w:rPr>
        <w:t xml:space="preserve"> realizadas por usuarios finales.</w:t>
        <w:br w:type="textWrapping"/>
      </w:r>
    </w:p>
    <w:p w:rsidR="00000000" w:rsidDel="00000000" w:rsidP="00000000" w:rsidRDefault="00000000" w:rsidRPr="00000000" w14:paraId="000003B4">
      <w:pPr>
        <w:numPr>
          <w:ilvl w:val="0"/>
          <w:numId w:val="28"/>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Control de versiones:</w:t>
      </w:r>
      <w:r w:rsidDel="00000000" w:rsidR="00000000" w:rsidRPr="00000000">
        <w:rPr>
          <w:rFonts w:ascii="Arial" w:cs="Arial" w:eastAsia="Arial" w:hAnsi="Arial"/>
          <w:sz w:val="24"/>
          <w:szCs w:val="24"/>
          <w:rtl w:val="0"/>
        </w:rPr>
        <w:t xml:space="preserve"> GitHub/GitLab para trazabilidad y revisión de cambios.</w:t>
      </w:r>
    </w:p>
    <w:p w:rsidR="00000000" w:rsidDel="00000000" w:rsidP="00000000" w:rsidRDefault="00000000" w:rsidRPr="00000000" w14:paraId="000003B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6">
      <w:pPr>
        <w:numPr>
          <w:ilvl w:val="0"/>
          <w:numId w:val="28"/>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Pruebas de pago y Seguridad:  </w:t>
      </w:r>
      <w:r w:rsidDel="00000000" w:rsidR="00000000" w:rsidRPr="00000000">
        <w:rPr>
          <w:rFonts w:ascii="Arial" w:cs="Arial" w:eastAsia="Arial" w:hAnsi="Arial"/>
          <w:sz w:val="24"/>
          <w:szCs w:val="24"/>
          <w:rtl w:val="0"/>
        </w:rPr>
        <w:t xml:space="preserve">Pruebas funcionales y de seguridad en la pasarela de pago (transacciones simuladas, verificación HTTPS/TLS, validación de tokens y respuestas del API).</w:t>
      </w:r>
    </w:p>
    <w:p w:rsidR="00000000" w:rsidDel="00000000" w:rsidP="00000000" w:rsidRDefault="00000000" w:rsidRPr="00000000" w14:paraId="000003B7">
      <w:pPr>
        <w:numPr>
          <w:ilvl w:val="0"/>
          <w:numId w:val="28"/>
        </w:numPr>
        <w:spacing w:after="240" w:before="0" w:beforeAutospacing="0" w:lineRule="auto"/>
        <w:ind w:left="720" w:right="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del registro de acciones administrativas (aprobación o rechazo de expedientes) dentro del historial del sistema.</w:t>
      </w:r>
    </w:p>
    <w:p w:rsidR="00000000" w:rsidDel="00000000" w:rsidP="00000000" w:rsidRDefault="00000000" w:rsidRPr="00000000" w14:paraId="000003B8">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ko6pwcff7j9r" w:id="100"/>
      <w:bookmarkEnd w:id="100"/>
      <w:r w:rsidDel="00000000" w:rsidR="00000000" w:rsidRPr="00000000">
        <w:rPr>
          <w:rFonts w:ascii="Arial" w:cs="Arial" w:eastAsia="Arial" w:hAnsi="Arial"/>
          <w:b w:val="1"/>
          <w:bCs w:val="1"/>
          <w:color w:val="000000"/>
          <w:sz w:val="24"/>
          <w:szCs w:val="24"/>
          <w:rtl w:val="0"/>
        </w:rPr>
        <w:t xml:space="preserve">6. Gestión de comunicación</w:t>
      </w:r>
    </w:p>
    <w:p w:rsidR="00000000" w:rsidDel="00000000" w:rsidP="00000000" w:rsidRDefault="00000000" w:rsidRPr="00000000" w14:paraId="000003B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Reuniones semanales de seguimiento.</w:t>
        <w:br w:type="textWrapping"/>
      </w:r>
    </w:p>
    <w:p w:rsidR="00000000" w:rsidDel="00000000" w:rsidP="00000000" w:rsidRDefault="00000000" w:rsidRPr="00000000" w14:paraId="000003B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Documentación en Word y Markdown (repositorio Git).</w:t>
        <w:br w:type="textWrapping"/>
      </w:r>
    </w:p>
    <w:p w:rsidR="00000000" w:rsidDel="00000000" w:rsidP="00000000" w:rsidRDefault="00000000" w:rsidRPr="00000000" w14:paraId="000003BC">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Canales de comunicación:</w:t>
      </w:r>
      <w:r w:rsidDel="00000000" w:rsidR="00000000" w:rsidRPr="00000000">
        <w:rPr>
          <w:rFonts w:ascii="Arial" w:cs="Arial" w:eastAsia="Arial" w:hAnsi="Arial"/>
          <w:sz w:val="24"/>
          <w:szCs w:val="24"/>
          <w:rtl w:val="0"/>
        </w:rPr>
        <w:t xml:space="preserve"> correo institucional y grupo de coordinación en WhatsApp / Slack.</w:t>
      </w:r>
    </w:p>
    <w:p w:rsidR="00000000" w:rsidDel="00000000" w:rsidP="00000000" w:rsidRDefault="00000000" w:rsidRPr="00000000" w14:paraId="000003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adicional con el proveedor de pasarela de pago para soporte técnico y resolución de incidencias.</w:t>
        <w:br w:type="textWrapping"/>
      </w:r>
    </w:p>
    <w:p w:rsidR="00000000" w:rsidDel="00000000" w:rsidP="00000000" w:rsidRDefault="00000000" w:rsidRPr="00000000" w14:paraId="000003BE">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jehyg0cs2meu" w:id="101"/>
      <w:bookmarkEnd w:id="101"/>
      <w:r w:rsidDel="00000000" w:rsidR="00000000" w:rsidRPr="00000000">
        <w:rPr>
          <w:rFonts w:ascii="Arial" w:cs="Arial" w:eastAsia="Arial" w:hAnsi="Arial"/>
          <w:b w:val="1"/>
          <w:bCs w:val="1"/>
          <w:color w:val="000000"/>
          <w:sz w:val="24"/>
          <w:szCs w:val="24"/>
          <w:rtl w:val="0"/>
        </w:rPr>
        <w:t xml:space="preserve">7. Gestión de riesgos</w:t>
      </w:r>
    </w:p>
    <w:p w:rsidR="00000000" w:rsidDel="00000000" w:rsidP="00000000" w:rsidRDefault="00000000" w:rsidRPr="00000000" w14:paraId="000003C0">
      <w:pPr>
        <w:numPr>
          <w:ilvl w:val="0"/>
          <w:numId w:val="65"/>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Riesgos identificados en </w:t>
      </w:r>
      <w:r w:rsidDel="00000000" w:rsidR="00000000" w:rsidRPr="00000000">
        <w:rPr>
          <w:rFonts w:ascii="Arial" w:cs="Arial" w:eastAsia="Arial" w:hAnsi="Arial"/>
          <w:b w:val="1"/>
          <w:bCs w:val="1"/>
          <w:sz w:val="24"/>
          <w:szCs w:val="24"/>
          <w:rtl w:val="0"/>
        </w:rPr>
        <w:t xml:space="preserve">5.5</w:t>
      </w:r>
      <w:r w:rsidDel="00000000" w:rsidR="00000000" w:rsidRPr="00000000">
        <w:rPr>
          <w:rFonts w:ascii="Arial" w:cs="Arial" w:eastAsia="Arial" w:hAnsi="Arial"/>
          <w:sz w:val="24"/>
          <w:szCs w:val="24"/>
          <w:rtl w:val="0"/>
        </w:rPr>
        <w:t xml:space="preserve"> se gestionarán aplicando el plan de respuesta (mitigación, contingencia).</w:t>
        <w:br w:type="textWrapping"/>
      </w:r>
    </w:p>
    <w:p w:rsidR="00000000" w:rsidDel="00000000" w:rsidP="00000000" w:rsidRDefault="00000000" w:rsidRPr="00000000" w14:paraId="000003C1">
      <w:pPr>
        <w:numPr>
          <w:ilvl w:val="0"/>
          <w:numId w:val="6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continuo con matriz de probabilidad/impacto.</w:t>
        <w:br w:type="textWrapping"/>
      </w:r>
    </w:p>
    <w:p w:rsidR="00000000" w:rsidDel="00000000" w:rsidP="00000000" w:rsidRDefault="00000000" w:rsidRPr="00000000" w14:paraId="000003C2">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2kbs1xjelp4u" w:id="102"/>
      <w:bookmarkEnd w:id="102"/>
      <w:r w:rsidDel="00000000" w:rsidR="00000000" w:rsidRPr="00000000">
        <w:rPr>
          <w:rtl w:val="0"/>
        </w:rPr>
      </w:r>
    </w:p>
    <w:p w:rsidR="00000000" w:rsidDel="00000000" w:rsidP="00000000" w:rsidRDefault="00000000" w:rsidRPr="00000000" w14:paraId="000003C3">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wrg96uan706" w:id="103"/>
      <w:bookmarkEnd w:id="103"/>
      <w:r w:rsidDel="00000000" w:rsidR="00000000" w:rsidRPr="00000000">
        <w:rPr>
          <w:rFonts w:ascii="Arial" w:cs="Arial" w:eastAsia="Arial" w:hAnsi="Arial"/>
          <w:b w:val="1"/>
          <w:bCs w:val="1"/>
          <w:color w:val="000000"/>
          <w:sz w:val="24"/>
          <w:szCs w:val="24"/>
          <w:rtl w:val="0"/>
        </w:rPr>
        <w:t xml:space="preserve">8. Gestión de cambios</w:t>
      </w:r>
    </w:p>
    <w:p w:rsidR="00000000" w:rsidDel="00000000" w:rsidP="00000000" w:rsidRDefault="00000000" w:rsidRPr="00000000" w14:paraId="000003C4">
      <w:pPr>
        <w:numPr>
          <w:ilvl w:val="0"/>
          <w:numId w:val="4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Solicitudes de cambio documentadas y evaluadas en base a impacto en tiempo, costo y calidad.</w:t>
        <w:br w:type="textWrapping"/>
      </w:r>
    </w:p>
    <w:p w:rsidR="00000000" w:rsidDel="00000000" w:rsidP="00000000" w:rsidRDefault="00000000" w:rsidRPr="00000000" w14:paraId="000003C5">
      <w:pPr>
        <w:numPr>
          <w:ilvl w:val="0"/>
          <w:numId w:val="42"/>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Aprobación por parte del </w:t>
      </w:r>
      <w:r w:rsidDel="00000000" w:rsidR="00000000" w:rsidRPr="00000000">
        <w:rPr>
          <w:rFonts w:ascii="Arial" w:cs="Arial" w:eastAsia="Arial" w:hAnsi="Arial"/>
          <w:b w:val="1"/>
          <w:bCs w:val="1"/>
          <w:sz w:val="24"/>
          <w:szCs w:val="24"/>
          <w:rtl w:val="0"/>
        </w:rPr>
        <w:t xml:space="preserve">líder del proyecto</w:t>
      </w:r>
      <w:r w:rsidDel="00000000" w:rsidR="00000000" w:rsidRPr="00000000">
        <w:rPr>
          <w:rFonts w:ascii="Arial" w:cs="Arial" w:eastAsia="Arial" w:hAnsi="Arial"/>
          <w:sz w:val="24"/>
          <w:szCs w:val="24"/>
          <w:rtl w:val="0"/>
        </w:rPr>
        <w:t xml:space="preserve"> antes de implementación.</w:t>
      </w:r>
    </w:p>
    <w:p w:rsidR="00000000" w:rsidDel="00000000" w:rsidP="00000000" w:rsidRDefault="00000000" w:rsidRPr="00000000" w14:paraId="000003C6">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Los cambios en versiones o políticas de la pasarela de pago serán considerados como cambios externos de alto impacto y requerirán validación técnica y de seguridad antes de su implementación.</w:t>
      </w:r>
    </w:p>
    <w:p w:rsidR="00000000" w:rsidDel="00000000" w:rsidP="00000000" w:rsidRDefault="00000000" w:rsidRPr="00000000" w14:paraId="000003C7">
      <w:pPr>
        <w:numPr>
          <w:ilvl w:val="0"/>
          <w:numId w:val="42"/>
        </w:numPr>
        <w:spacing w:after="240" w:before="0" w:beforeAutospacing="0" w:lineRule="auto"/>
        <w:ind w:left="720" w:right="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Nuevas funcionalidades no contempladas en el alcance inicial serán evaluadas como evoluciones futuras del sistema.</w:t>
        <w:br w:type="textWrapping"/>
      </w:r>
    </w:p>
    <w:p w:rsidR="00000000" w:rsidDel="00000000" w:rsidP="00000000" w:rsidRDefault="00000000" w:rsidRPr="00000000" w14:paraId="000003C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immbupoyfajc" w:id="104"/>
      <w:bookmarkEnd w:id="104"/>
      <w:r w:rsidDel="00000000" w:rsidR="00000000" w:rsidRPr="00000000">
        <w:rPr>
          <w:rFonts w:ascii="Arial" w:cs="Arial" w:eastAsia="Arial" w:hAnsi="Arial"/>
          <w:b w:val="1"/>
          <w:bCs w:val="1"/>
          <w:color w:val="000000"/>
          <w:sz w:val="24"/>
          <w:szCs w:val="24"/>
          <w:rtl w:val="0"/>
        </w:rPr>
        <w:t xml:space="preserve">9. Plan de seguimiento y control</w:t>
      </w:r>
    </w:p>
    <w:p w:rsidR="00000000" w:rsidDel="00000000" w:rsidP="00000000" w:rsidRDefault="00000000" w:rsidRPr="00000000" w14:paraId="000003C9">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Indicadores clave (KPIs):</w:t>
        <w:br w:type="textWrapping"/>
      </w:r>
    </w:p>
    <w:p w:rsidR="00000000" w:rsidDel="00000000" w:rsidP="00000000" w:rsidRDefault="00000000" w:rsidRPr="00000000" w14:paraId="000003CA">
      <w:pPr>
        <w:numPr>
          <w:ilvl w:val="1"/>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de funcionalidades completadas por sprint.</w:t>
        <w:br w:type="textWrapping"/>
      </w:r>
    </w:p>
    <w:p w:rsidR="00000000" w:rsidDel="00000000" w:rsidP="00000000" w:rsidRDefault="00000000" w:rsidRPr="00000000" w14:paraId="000003CB">
      <w:pPr>
        <w:numPr>
          <w:ilvl w:val="1"/>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Nº de errores encontrados en pruebas.</w:t>
        <w:br w:type="textWrapping"/>
      </w:r>
    </w:p>
    <w:p w:rsidR="00000000" w:rsidDel="00000000" w:rsidP="00000000" w:rsidRDefault="00000000" w:rsidRPr="00000000" w14:paraId="000003CC">
      <w:pPr>
        <w:numPr>
          <w:ilvl w:val="1"/>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de respuesta del sistema (backend + base de datos).</w:t>
        <w:br w:type="textWrapping"/>
      </w:r>
    </w:p>
    <w:p w:rsidR="00000000" w:rsidDel="00000000" w:rsidP="00000000" w:rsidRDefault="00000000" w:rsidRPr="00000000" w14:paraId="000003CD">
      <w:pPr>
        <w:numPr>
          <w:ilvl w:val="1"/>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Satisfacción de usuarios piloto.</w:t>
      </w:r>
    </w:p>
    <w:p w:rsidR="00000000" w:rsidDel="00000000" w:rsidP="00000000" w:rsidRDefault="00000000" w:rsidRPr="00000000" w14:paraId="000003CE">
      <w:pPr>
        <w:numPr>
          <w:ilvl w:val="1"/>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de transacciones exitosas vs. fallidas.</w:t>
        <w:br w:type="textWrapping"/>
      </w:r>
    </w:p>
    <w:p w:rsidR="00000000" w:rsidDel="00000000" w:rsidP="00000000" w:rsidRDefault="00000000" w:rsidRPr="00000000" w14:paraId="000003CF">
      <w:pPr>
        <w:numPr>
          <w:ilvl w:val="1"/>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promedio de procesamiento de pago.</w:t>
        <w:br w:type="textWrapping"/>
      </w:r>
    </w:p>
    <w:p w:rsidR="00000000" w:rsidDel="00000000" w:rsidP="00000000" w:rsidRDefault="00000000" w:rsidRPr="00000000" w14:paraId="000003D0">
      <w:pPr>
        <w:numPr>
          <w:ilvl w:val="1"/>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Nº de incidencias o reclamos relacionados con pagos.</w:t>
      </w:r>
    </w:p>
    <w:p w:rsidR="00000000" w:rsidDel="00000000" w:rsidP="00000000" w:rsidRDefault="00000000" w:rsidRPr="00000000" w14:paraId="000003D1">
      <w:pPr>
        <w:numPr>
          <w:ilvl w:val="1"/>
          <w:numId w:val="10"/>
        </w:numPr>
        <w:spacing w:after="24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de expedientes aprobados o rechazados correctamente registrados en el historial del sistema.</w:t>
      </w:r>
    </w:p>
    <w:p w:rsidR="00000000" w:rsidDel="00000000" w:rsidP="00000000" w:rsidRDefault="00000000" w:rsidRPr="00000000" w14:paraId="000003D2">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3">
      <w:pPr>
        <w:numPr>
          <w:ilvl w:val="0"/>
          <w:numId w:val="10"/>
        </w:numPr>
        <w:spacing w:after="24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Herramientas de control:</w:t>
      </w:r>
      <w:r w:rsidDel="00000000" w:rsidR="00000000" w:rsidRPr="00000000">
        <w:rPr>
          <w:rFonts w:ascii="Arial" w:cs="Arial" w:eastAsia="Arial" w:hAnsi="Arial"/>
          <w:sz w:val="24"/>
          <w:szCs w:val="24"/>
          <w:rtl w:val="0"/>
        </w:rPr>
        <w:t xml:space="preserve"> Trello/Jira (gestión de tareas) y GitHub/GitLab (seguimiento de versiones).</w:t>
        <w:br w:type="textWrapping"/>
      </w:r>
    </w:p>
    <w:p w:rsidR="00000000" w:rsidDel="00000000" w:rsidP="00000000" w:rsidRDefault="00000000" w:rsidRPr="00000000" w14:paraId="000003D4">
      <w:pPr>
        <w:pStyle w:val="Heading1"/>
        <w:ind w:left="0" w:firstLine="0"/>
        <w:rPr>
          <w:rFonts w:ascii="Arial" w:cs="Arial" w:eastAsia="Arial" w:hAnsi="Arial"/>
          <w:b w:val="1"/>
          <w:bCs w:val="1"/>
          <w:color w:val="000000"/>
          <w:sz w:val="24"/>
          <w:szCs w:val="24"/>
        </w:rPr>
      </w:pPr>
      <w:bookmarkStart w:colFirst="0" w:colLast="0" w:name="_heading=h.dkzs6vlky3nd" w:id="105"/>
      <w:bookmarkEnd w:id="105"/>
      <w:r w:rsidDel="00000000" w:rsidR="00000000" w:rsidRPr="00000000">
        <w:rPr>
          <w:rFonts w:ascii="Arial" w:cs="Arial" w:eastAsia="Arial" w:hAnsi="Arial"/>
          <w:b w:val="1"/>
          <w:bCs w:val="1"/>
          <w:color w:val="000000"/>
          <w:sz w:val="24"/>
          <w:szCs w:val="24"/>
          <w:rtl w:val="0"/>
        </w:rPr>
        <w:t xml:space="preserve">6. - Desarrollo del Tema</w:t>
      </w:r>
    </w:p>
    <w:p w:rsidR="00000000" w:rsidDel="00000000" w:rsidP="00000000" w:rsidRDefault="00000000" w:rsidRPr="00000000" w14:paraId="000003D5">
      <w:pPr>
        <w:pStyle w:val="Heading1"/>
        <w:ind w:left="0" w:firstLine="0"/>
        <w:rPr>
          <w:rFonts w:ascii="Arial" w:cs="Arial" w:eastAsia="Arial" w:hAnsi="Arial"/>
          <w:color w:val="000000"/>
          <w:sz w:val="24"/>
          <w:szCs w:val="24"/>
        </w:rPr>
      </w:pPr>
      <w:bookmarkStart w:colFirst="0" w:colLast="0" w:name="_heading=h.4uqadg6auh2e" w:id="106"/>
      <w:bookmarkEnd w:id="106"/>
      <w:r w:rsidDel="00000000" w:rsidR="00000000" w:rsidRPr="00000000">
        <w:rPr>
          <w:rFonts w:ascii="Arial" w:cs="Arial" w:eastAsia="Arial" w:hAnsi="Arial"/>
          <w:color w:val="000000"/>
          <w:sz w:val="24"/>
          <w:szCs w:val="24"/>
          <w:rtl w:val="0"/>
        </w:rPr>
        <w:t xml:space="preserve">6.1 - </w:t>
      </w:r>
      <w:r w:rsidDel="00000000" w:rsidR="00000000" w:rsidRPr="00000000">
        <w:rPr>
          <w:rFonts w:ascii="Arial" w:cs="Arial" w:eastAsia="Arial" w:hAnsi="Arial"/>
          <w:color w:val="000000"/>
          <w:sz w:val="24"/>
          <w:szCs w:val="24"/>
          <w:rtl w:val="0"/>
        </w:rPr>
        <w:t xml:space="preserve">Modelo de negocio</w:t>
      </w:r>
    </w:p>
    <w:p w:rsidR="00000000" w:rsidDel="00000000" w:rsidP="00000000" w:rsidRDefault="00000000" w:rsidRPr="00000000" w14:paraId="000003D6">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SIGEDEX busca digitalizar la gestión de expedientes de trámites en la administración pública más precisamente en la Dirección Provincial del Agua, en particular los pedidos de constancia de prefactibilidad de no inundabilidad y líneas de ribera. Además, el sistema incorporará una pasarela de pago integrada que permitirá a los usuarios externos (presentantes) abonar tasas o aranceles asociados a determinados trámites en línea, garantizando seguridad, trazabilidad de la operación y actualización automática del estado de pago dentro del expediente correspondiente.</w:t>
      </w:r>
    </w:p>
    <w:p w:rsidR="00000000" w:rsidDel="00000000" w:rsidP="00000000" w:rsidRDefault="00000000" w:rsidRPr="00000000" w14:paraId="000003D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 El modelo de negocio consiste en:</w:t>
      </w:r>
    </w:p>
    <w:p w:rsidR="00000000" w:rsidDel="00000000" w:rsidP="00000000" w:rsidRDefault="00000000" w:rsidRPr="00000000" w14:paraId="000003D9">
      <w:pPr>
        <w:numPr>
          <w:ilvl w:val="0"/>
          <w:numId w:val="9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externos (presentantes):</w:t>
      </w:r>
      <w:r w:rsidDel="00000000" w:rsidR="00000000" w:rsidRPr="00000000">
        <w:rPr>
          <w:rFonts w:ascii="Arial" w:cs="Arial" w:eastAsia="Arial" w:hAnsi="Arial"/>
          <w:sz w:val="24"/>
          <w:szCs w:val="24"/>
          <w:rtl w:val="0"/>
        </w:rPr>
        <w:t xml:space="preserve"> cargan y consultan expedientes.</w:t>
        <w:br w:type="textWrapping"/>
      </w:r>
    </w:p>
    <w:p w:rsidR="00000000" w:rsidDel="00000000" w:rsidP="00000000" w:rsidRDefault="00000000" w:rsidRPr="00000000" w14:paraId="000003DA">
      <w:pPr>
        <w:numPr>
          <w:ilvl w:val="0"/>
          <w:numId w:val="9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internos (tecnicos, jurídico, director, administrador):</w:t>
      </w:r>
      <w:r w:rsidDel="00000000" w:rsidR="00000000" w:rsidRPr="00000000">
        <w:rPr>
          <w:rFonts w:ascii="Arial" w:cs="Arial" w:eastAsia="Arial" w:hAnsi="Arial"/>
          <w:sz w:val="24"/>
          <w:szCs w:val="24"/>
          <w:rtl w:val="0"/>
        </w:rPr>
        <w:t xml:space="preserve"> revisan, documentan, validan y aprueban administrativamente los expedientes dentro del sistema, quedando registradas todas las acciones en el historial de auditoría.</w:t>
        <w:br w:type="textWrapping"/>
      </w:r>
    </w:p>
    <w:p w:rsidR="00000000" w:rsidDel="00000000" w:rsidP="00000000" w:rsidRDefault="00000000" w:rsidRPr="00000000" w14:paraId="000003DB">
      <w:pPr>
        <w:numPr>
          <w:ilvl w:val="0"/>
          <w:numId w:val="9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reducir tiempos administrativos, brindar trazabilidad, transparencia y seguridad jurídica.</w:t>
      </w:r>
    </w:p>
    <w:p w:rsidR="00000000" w:rsidDel="00000000" w:rsidP="00000000" w:rsidRDefault="00000000" w:rsidRPr="00000000" w14:paraId="000003DC">
      <w:pPr>
        <w:pStyle w:val="Heading1"/>
        <w:ind w:left="0" w:firstLine="0"/>
        <w:jc w:val="both"/>
        <w:rPr>
          <w:rFonts w:ascii="Arial" w:cs="Arial" w:eastAsia="Arial" w:hAnsi="Arial"/>
          <w:color w:val="000000"/>
          <w:sz w:val="24"/>
          <w:szCs w:val="24"/>
        </w:rPr>
      </w:pPr>
      <w:bookmarkStart w:colFirst="0" w:colLast="0" w:name="_heading=h.46r0co2" w:id="107"/>
      <w:bookmarkEnd w:id="107"/>
      <w:r w:rsidDel="00000000" w:rsidR="00000000" w:rsidRPr="00000000">
        <w:rPr>
          <w:rFonts w:ascii="Arial" w:cs="Arial" w:eastAsia="Arial" w:hAnsi="Arial"/>
          <w:color w:val="000000"/>
          <w:sz w:val="24"/>
          <w:szCs w:val="24"/>
          <w:rtl w:val="0"/>
        </w:rPr>
        <w:t xml:space="preserve">6.2 - Desarrollo del producto</w:t>
      </w:r>
    </w:p>
    <w:p w:rsidR="00000000" w:rsidDel="00000000" w:rsidP="00000000" w:rsidRDefault="00000000" w:rsidRPr="00000000" w14:paraId="000003DD">
      <w:pPr>
        <w:pStyle w:val="Heading2"/>
        <w:ind w:left="0" w:firstLine="720"/>
        <w:jc w:val="both"/>
        <w:rPr>
          <w:rFonts w:ascii="Arial" w:cs="Arial" w:eastAsia="Arial" w:hAnsi="Arial"/>
          <w:color w:val="000000"/>
          <w:sz w:val="24"/>
          <w:szCs w:val="24"/>
        </w:rPr>
      </w:pPr>
      <w:bookmarkStart w:colFirst="0" w:colLast="0" w:name="_heading=h.yeozucgwim4z" w:id="108"/>
      <w:bookmarkEnd w:id="108"/>
      <w:r w:rsidDel="00000000" w:rsidR="00000000" w:rsidRPr="00000000">
        <w:rPr>
          <w:rtl w:val="0"/>
        </w:rPr>
      </w:r>
    </w:p>
    <w:p w:rsidR="00000000" w:rsidDel="00000000" w:rsidP="00000000" w:rsidRDefault="00000000" w:rsidRPr="00000000" w14:paraId="000003DE">
      <w:pPr>
        <w:pStyle w:val="Heading2"/>
        <w:ind w:left="0" w:firstLine="0"/>
        <w:jc w:val="both"/>
        <w:rPr>
          <w:rFonts w:ascii="Arial" w:cs="Arial" w:eastAsia="Arial" w:hAnsi="Arial"/>
          <w:color w:val="000000"/>
          <w:sz w:val="24"/>
          <w:szCs w:val="24"/>
        </w:rPr>
      </w:pPr>
      <w:bookmarkStart w:colFirst="0" w:colLast="0" w:name="_heading=h.3l18frh" w:id="109"/>
      <w:bookmarkEnd w:id="109"/>
      <w:r w:rsidDel="00000000" w:rsidR="00000000" w:rsidRPr="00000000">
        <w:rPr>
          <w:rFonts w:ascii="Arial" w:cs="Arial" w:eastAsia="Arial" w:hAnsi="Arial"/>
          <w:color w:val="000000"/>
          <w:sz w:val="24"/>
          <w:szCs w:val="24"/>
          <w:rtl w:val="0"/>
        </w:rPr>
        <w:t xml:space="preserve">6.2.1 - ANÁLISIS</w:t>
      </w:r>
    </w:p>
    <w:p w:rsidR="00000000" w:rsidDel="00000000" w:rsidP="00000000" w:rsidRDefault="00000000" w:rsidRPr="00000000" w14:paraId="000003DF">
      <w:pPr>
        <w:rPr>
          <w:rFonts w:ascii="Arial" w:cs="Arial" w:eastAsia="Arial" w:hAnsi="Arial"/>
          <w:sz w:val="24"/>
          <w:szCs w:val="24"/>
        </w:rPr>
      </w:pPr>
      <w:r w:rsidDel="00000000" w:rsidR="00000000" w:rsidRPr="00000000">
        <w:rPr>
          <w:rFonts w:ascii="Arial" w:cs="Arial" w:eastAsia="Arial" w:hAnsi="Arial"/>
          <w:sz w:val="24"/>
          <w:szCs w:val="24"/>
          <w:rtl w:val="0"/>
        </w:rPr>
        <w:tab/>
        <w:tab/>
      </w:r>
    </w:p>
    <w:p w:rsidR="00000000" w:rsidDel="00000000" w:rsidP="00000000" w:rsidRDefault="00000000" w:rsidRPr="00000000" w14:paraId="000003E0">
      <w:pPr>
        <w:pStyle w:val="Heading2"/>
        <w:ind w:left="720" w:firstLine="0"/>
        <w:jc w:val="both"/>
        <w:rPr>
          <w:rFonts w:ascii="Arial" w:cs="Arial" w:eastAsia="Arial" w:hAnsi="Arial"/>
          <w:color w:val="000000"/>
          <w:sz w:val="24"/>
          <w:szCs w:val="24"/>
        </w:rPr>
      </w:pPr>
      <w:bookmarkStart w:colFirst="0" w:colLast="0" w:name="_heading=h.3ygebqi" w:id="110"/>
      <w:bookmarkEnd w:id="110"/>
      <w:r w:rsidDel="00000000" w:rsidR="00000000" w:rsidRPr="00000000">
        <w:rPr>
          <w:rFonts w:ascii="Arial" w:cs="Arial" w:eastAsia="Arial" w:hAnsi="Arial"/>
          <w:color w:val="000000"/>
          <w:sz w:val="24"/>
          <w:szCs w:val="24"/>
          <w:rtl w:val="0"/>
        </w:rPr>
        <w:t xml:space="preserve">6.2.1.1 - </w:t>
      </w:r>
      <w:r w:rsidDel="00000000" w:rsidR="00000000" w:rsidRPr="00000000">
        <w:rPr>
          <w:rFonts w:ascii="Arial" w:cs="Arial" w:eastAsia="Arial" w:hAnsi="Arial"/>
          <w:color w:val="000000"/>
          <w:sz w:val="24"/>
          <w:szCs w:val="24"/>
          <w:rtl w:val="0"/>
        </w:rPr>
        <w:t xml:space="preserve">Especificación de Requerimientos de Software</w:t>
      </w:r>
    </w:p>
    <w:p w:rsidR="00000000" w:rsidDel="00000000" w:rsidP="00000000" w:rsidRDefault="00000000" w:rsidRPr="00000000" w14:paraId="000003E1">
      <w:pPr>
        <w:ind w:firstLine="1275.5905511811022"/>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2">
      <w:pPr>
        <w:pStyle w:val="Heading2"/>
        <w:keepNext w:val="0"/>
        <w:keepLines w:val="0"/>
        <w:spacing w:after="80" w:before="360" w:line="259" w:lineRule="auto"/>
        <w:ind w:left="2880" w:firstLine="720"/>
        <w:rPr>
          <w:rFonts w:ascii="Arial" w:cs="Arial" w:eastAsia="Arial" w:hAnsi="Arial"/>
          <w:b w:val="1"/>
          <w:bCs w:val="1"/>
          <w:color w:val="000000"/>
          <w:sz w:val="24"/>
          <w:szCs w:val="24"/>
        </w:rPr>
      </w:pPr>
      <w:bookmarkStart w:colFirst="0" w:colLast="0" w:name="_heading=h.a03638oe5cwh" w:id="111"/>
      <w:bookmarkEnd w:id="111"/>
      <w:r w:rsidDel="00000000" w:rsidR="00000000" w:rsidRPr="00000000">
        <w:rPr>
          <w:rFonts w:ascii="Arial" w:cs="Arial" w:eastAsia="Arial" w:hAnsi="Arial"/>
          <w:b w:val="1"/>
          <w:bCs w:val="1"/>
          <w:color w:val="000000"/>
          <w:sz w:val="24"/>
          <w:szCs w:val="24"/>
          <w:rtl w:val="0"/>
        </w:rPr>
        <w:t xml:space="preserve">Requerimientos Funcionales</w:t>
      </w:r>
    </w:p>
    <w:p w:rsidR="00000000" w:rsidDel="00000000" w:rsidP="00000000" w:rsidRDefault="00000000" w:rsidRPr="00000000" w14:paraId="000003E3">
      <w:pPr>
        <w:rPr>
          <w:rFonts w:ascii="Arial" w:cs="Arial" w:eastAsia="Arial" w:hAnsi="Arial"/>
          <w:sz w:val="24"/>
          <w:szCs w:val="24"/>
        </w:rPr>
      </w:pPr>
      <w:r w:rsidDel="00000000" w:rsidR="00000000" w:rsidRPr="00000000">
        <w:rPr>
          <w:rtl w:val="0"/>
        </w:rPr>
      </w:r>
    </w:p>
    <w:tbl>
      <w:tblPr>
        <w:tblStyle w:val="Table22"/>
        <w:tblW w:w="9210.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2340512750441"/>
        <w:gridCol w:w="8471.222641638344"/>
        <w:tblGridChange w:id="0">
          <w:tblGrid>
            <w:gridCol w:w="739.2340512750441"/>
            <w:gridCol w:w="8471.2226416383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el registro y autenticación de usuarios con diferentes roles (Presentante, Administrador, Profesional Técnico, Jurídico, Director, TI).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deben poder solicitar un nuevo expediente adjuntando documentación digital (notas, planos, memorias descriptivas, fotos,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generar automáticamente un número de expediente único y asignarlo al usuario presentante.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rFonts w:ascii="Arial" w:cs="Arial" w:eastAsia="Arial" w:hAnsi="Arial"/>
                <w:sz w:val="24"/>
                <w:szCs w:val="24"/>
              </w:rPr>
            </w:pPr>
            <w:r w:rsidDel="00000000" w:rsidR="00000000" w:rsidRPr="00000000">
              <w:rPr>
                <w:rFonts w:ascii="Arial" w:cs="Arial" w:eastAsia="Arial" w:hAnsi="Arial"/>
                <w:sz w:val="24"/>
                <w:szCs w:val="24"/>
                <w:rtl w:val="0"/>
              </w:rPr>
              <w:t xml:space="preserve">Los administradores deben poder asignar expedientes a distintas oficinas/departamentos según corresponda.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deben poder consultar en tiempo real el estado de su expediente, incluyendo oficina actual y profesional responsable.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enviar notificaciones automáticas a los usuarios sobre el estado de sus expedientes (avance, requerimiento de documentación, resolución).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rFonts w:ascii="Arial" w:cs="Arial" w:eastAsia="Arial" w:hAnsi="Arial"/>
                <w:sz w:val="24"/>
                <w:szCs w:val="24"/>
              </w:rPr>
            </w:pPr>
            <w:r w:rsidDel="00000000" w:rsidR="00000000" w:rsidRPr="00000000">
              <w:rPr>
                <w:rFonts w:ascii="Arial" w:cs="Arial" w:eastAsia="Arial" w:hAnsi="Arial"/>
                <w:sz w:val="24"/>
                <w:szCs w:val="24"/>
                <w:rtl w:val="0"/>
              </w:rPr>
              <w:t xml:space="preserve">Los profesionales autorizados deben poder revisar la documentación del expediente y el Director debe poder aprobar o rechazar administrativamente las resoluciones finales, quedando registrada la acción con usuario, fecha y hora.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rFonts w:ascii="Arial" w:cs="Arial" w:eastAsia="Arial" w:hAnsi="Arial"/>
                <w:sz w:val="24"/>
                <w:szCs w:val="24"/>
              </w:rPr>
            </w:pPr>
            <w:r w:rsidDel="00000000" w:rsidR="00000000" w:rsidRPr="00000000">
              <w:rPr>
                <w:rFonts w:ascii="Arial" w:cs="Arial" w:eastAsia="Arial" w:hAnsi="Arial"/>
                <w:sz w:val="24"/>
                <w:szCs w:val="24"/>
                <w:rtl w:val="0"/>
              </w:rPr>
              <w:t xml:space="preserve">Los movimientos del expediente deben quedar registrados con fecha, hora y usuario responsable (historial de expediente).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la descarga de documentos en formato PDF generados por el sistema, incluyendo datos de aprobación administrativa, usuario responsable, fecha y hora.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clasificar las consultas en estados: </w:t>
            </w:r>
            <w:r w:rsidDel="00000000" w:rsidR="00000000" w:rsidRPr="00000000">
              <w:rPr>
                <w:rFonts w:ascii="Arial" w:cs="Arial" w:eastAsia="Arial" w:hAnsi="Arial"/>
                <w:i w:val="1"/>
                <w:iCs w:val="1"/>
                <w:sz w:val="24"/>
                <w:szCs w:val="24"/>
                <w:rtl w:val="0"/>
              </w:rPr>
              <w:t xml:space="preserve">en revision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archivadas</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i w:val="1"/>
                <w:iCs w:val="1"/>
                <w:sz w:val="24"/>
                <w:szCs w:val="24"/>
                <w:rtl w:val="0"/>
              </w:rPr>
              <w:t xml:space="preserve">finalizadas</w:t>
            </w:r>
            <w:r w:rsidDel="00000000" w:rsidR="00000000" w:rsidRPr="00000000">
              <w:rPr>
                <w:rFonts w:ascii="Arial" w:cs="Arial" w:eastAsia="Arial" w:hAnsi="Arial"/>
                <w:sz w:val="24"/>
                <w:szCs w:val="24"/>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registrar observaciones internas formales realizadas por los profesionales.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la gestión de roles y permisos diferenciados para garantizar seguridad y control de accesos.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registrar las acciones relevantes sobre los expedientes (creación, modificación, asignación, aprobación o rechazo) dentro del historial del expediente, incluyendo usuario, fecha y hora.</w:t>
            </w:r>
          </w:p>
          <w:p w:rsidR="00000000" w:rsidDel="00000000" w:rsidP="00000000" w:rsidRDefault="00000000" w:rsidRPr="00000000" w14:paraId="00000400">
            <w:pPr>
              <w:rPr>
                <w:rFonts w:ascii="Arial" w:cs="Arial" w:eastAsia="Arial" w:hAnsi="Arial"/>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el pago en línea de tasas o aranceles mediante una pasarela de pago integrada (por ejemplo, Mercado Pago o PayPal).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registrar y vincular automáticamente el comprobante de pago al expediente correspondiente, actualizando su estado a “Pago confirmado”.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 los usuarios recuperar su contraseña mediante correo electrónico y token temporal de seguridad.</w:t>
            </w:r>
          </w:p>
          <w:p w:rsidR="00000000" w:rsidDel="00000000" w:rsidP="00000000" w:rsidRDefault="00000000" w:rsidRPr="00000000" w14:paraId="00000407">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408">
      <w:pPr>
        <w:pStyle w:val="Heading2"/>
        <w:keepNext w:val="0"/>
        <w:keepLines w:val="0"/>
        <w:spacing w:after="80" w:before="360" w:line="259" w:lineRule="auto"/>
        <w:ind w:left="2880" w:firstLine="720"/>
        <w:rPr>
          <w:rFonts w:ascii="Arial" w:cs="Arial" w:eastAsia="Arial" w:hAnsi="Arial"/>
          <w:b w:val="1"/>
          <w:bCs w:val="1"/>
          <w:color w:val="000000"/>
          <w:sz w:val="24"/>
          <w:szCs w:val="24"/>
        </w:rPr>
      </w:pPr>
      <w:bookmarkStart w:colFirst="0" w:colLast="0" w:name="_heading=h.5z2praenjopg" w:id="112"/>
      <w:bookmarkEnd w:id="112"/>
      <w:r w:rsidDel="00000000" w:rsidR="00000000" w:rsidRPr="00000000">
        <w:rPr>
          <w:rFonts w:ascii="Arial" w:cs="Arial" w:eastAsia="Arial" w:hAnsi="Arial"/>
          <w:b w:val="1"/>
          <w:bCs w:val="1"/>
          <w:color w:val="000000"/>
          <w:sz w:val="24"/>
          <w:szCs w:val="24"/>
          <w:rtl w:val="0"/>
        </w:rPr>
        <w:t xml:space="preserve">Requerimientos No Funcionales</w:t>
      </w:r>
    </w:p>
    <w:p w:rsidR="00000000" w:rsidDel="00000000" w:rsidP="00000000" w:rsidRDefault="00000000" w:rsidRPr="00000000" w14:paraId="00000409">
      <w:pPr>
        <w:rPr>
          <w:rFonts w:ascii="Arial" w:cs="Arial" w:eastAsia="Arial" w:hAnsi="Arial"/>
          <w:sz w:val="24"/>
          <w:szCs w:val="24"/>
        </w:rPr>
      </w:pPr>
      <w:r w:rsidDel="00000000" w:rsidR="00000000" w:rsidRPr="00000000">
        <w:rPr>
          <w:rtl w:val="0"/>
        </w:rPr>
      </w:r>
    </w:p>
    <w:tbl>
      <w:tblPr>
        <w:tblStyle w:val="Table23"/>
        <w:tblW w:w="9210.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0166874476917"/>
        <w:gridCol w:w="8261.440005465694"/>
        <w:tblGridChange w:id="0">
          <w:tblGrid>
            <w:gridCol w:w="949.0166874476917"/>
            <w:gridCol w:w="8261.4400054656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estar disponible 24/7 y accesible desde cualquier dispositivo con conexión a internet.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rFonts w:ascii="Arial" w:cs="Arial" w:eastAsia="Arial" w:hAnsi="Arial"/>
                <w:sz w:val="24"/>
                <w:szCs w:val="24"/>
              </w:rPr>
            </w:pPr>
            <w:r w:rsidDel="00000000" w:rsidR="00000000" w:rsidRPr="00000000">
              <w:rPr>
                <w:rFonts w:ascii="Arial" w:cs="Arial" w:eastAsia="Arial" w:hAnsi="Arial"/>
                <w:sz w:val="24"/>
                <w:szCs w:val="24"/>
                <w:rtl w:val="0"/>
              </w:rPr>
              <w:t xml:space="preserve">Debe utilizar una base de datos relacional (MySQL o PostgreSQL) para almacenar la información.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implementar autenticación segura mediante contraseñas cifradas y tokens de sesión.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garantizar mecanismos de validación administrativa mediante control de accesos por rol y registros, asegurando integridad y trazabilidad documental.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rFonts w:ascii="Arial" w:cs="Arial" w:eastAsia="Arial" w:hAnsi="Arial"/>
                <w:sz w:val="24"/>
                <w:szCs w:val="24"/>
              </w:rPr>
            </w:pPr>
            <w:r w:rsidDel="00000000" w:rsidR="00000000" w:rsidRPr="00000000">
              <w:rPr>
                <w:rFonts w:ascii="Arial" w:cs="Arial" w:eastAsia="Arial" w:hAnsi="Arial"/>
                <w:sz w:val="24"/>
                <w:szCs w:val="24"/>
                <w:rtl w:val="0"/>
              </w:rPr>
              <w:t xml:space="preserve">La interfaz debe ser intuitiva y fácil de usar para usuarios con conocimientos básicos de tecnología.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escalabilidad para agregar nuevos tipos de trámites o funcionalidades en el futuro.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rFonts w:ascii="Arial" w:cs="Arial" w:eastAsia="Arial" w:hAnsi="Arial"/>
                <w:sz w:val="24"/>
                <w:szCs w:val="24"/>
              </w:rPr>
            </w:pPr>
            <w:r w:rsidDel="00000000" w:rsidR="00000000" w:rsidRPr="00000000">
              <w:rPr>
                <w:rFonts w:ascii="Arial" w:cs="Arial" w:eastAsia="Arial" w:hAnsi="Arial"/>
                <w:sz w:val="24"/>
                <w:szCs w:val="24"/>
                <w:rtl w:val="0"/>
              </w:rPr>
              <w:t xml:space="preserve">El rendimiento debe garantizar respuesta en menos de 3 segundos en el 95% de las operaciones habituales.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RNF-08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rFonts w:ascii="Arial" w:cs="Arial" w:eastAsia="Arial" w:hAnsi="Arial"/>
                <w:sz w:val="24"/>
                <w:szCs w:val="24"/>
              </w:rPr>
            </w:pPr>
            <w:r w:rsidDel="00000000" w:rsidR="00000000" w:rsidRPr="00000000">
              <w:rPr>
                <w:rFonts w:ascii="Arial" w:cs="Arial" w:eastAsia="Arial" w:hAnsi="Arial"/>
                <w:sz w:val="24"/>
                <w:szCs w:val="24"/>
                <w:rtl w:val="0"/>
              </w:rPr>
              <w:t xml:space="preserve">La pasarela de pago debe cumplir con los estándares de seguridad PCI-DSS y utilizar comunicación cifrada (HTTPS/TLS).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RNF-09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garantizar disponibilidad y trazabilidad de las transacciones financieras, con registros asociados a cada pago.</w:t>
            </w:r>
          </w:p>
        </w:tc>
      </w:tr>
    </w:tbl>
    <w:p w:rsidR="00000000" w:rsidDel="00000000" w:rsidP="00000000" w:rsidRDefault="00000000" w:rsidRPr="00000000" w14:paraId="0000041E">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hii3mxwj247b" w:id="113"/>
      <w:bookmarkEnd w:id="113"/>
      <w:r w:rsidDel="00000000" w:rsidR="00000000" w:rsidRPr="00000000">
        <w:rPr>
          <w:rFonts w:ascii="Arial" w:cs="Arial" w:eastAsia="Arial" w:hAnsi="Arial"/>
          <w:b w:val="1"/>
          <w:bCs w:val="1"/>
          <w:color w:val="000000"/>
          <w:sz w:val="24"/>
          <w:szCs w:val="24"/>
          <w:rtl w:val="0"/>
        </w:rPr>
        <w:t xml:space="preserve">4. Restricciones y Suposiciones</w:t>
      </w:r>
    </w:p>
    <w:p w:rsidR="00000000" w:rsidDel="00000000" w:rsidP="00000000" w:rsidRDefault="00000000" w:rsidRPr="00000000" w14:paraId="0000041F">
      <w:pPr>
        <w:numPr>
          <w:ilvl w:val="0"/>
          <w:numId w:val="76"/>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asume que todos los usuarios tienen acceso a internet.</w:t>
        <w:br w:type="textWrapping"/>
      </w:r>
    </w:p>
    <w:p w:rsidR="00000000" w:rsidDel="00000000" w:rsidP="00000000" w:rsidRDefault="00000000" w:rsidRPr="00000000" w14:paraId="00000420">
      <w:pPr>
        <w:numPr>
          <w:ilvl w:val="0"/>
          <w:numId w:val="76"/>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aprobación de expedientes se realiza mediante validación administrativa registrada en el sistema. </w:t>
      </w:r>
    </w:p>
    <w:p w:rsidR="00000000" w:rsidDel="00000000" w:rsidP="00000000" w:rsidRDefault="00000000" w:rsidRPr="00000000" w14:paraId="00000421">
      <w:pPr>
        <w:numPr>
          <w:ilvl w:val="0"/>
          <w:numId w:val="76"/>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incorporación de firma electrónica o firma digital certificada conforme a la Ley 25.506 se considera una mejora futura que podrá integrarse mediante servicios externos especializados.</w:t>
      </w:r>
    </w:p>
    <w:p w:rsidR="00000000" w:rsidDel="00000000" w:rsidP="00000000" w:rsidRDefault="00000000" w:rsidRPr="00000000" w14:paraId="00000422">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3">
      <w:pPr>
        <w:numPr>
          <w:ilvl w:val="0"/>
          <w:numId w:val="76"/>
        </w:numP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usarán servidores en la nube para almacenamiento y procesamiento de datos.</w:t>
        <w:br w:type="textWrapping"/>
      </w:r>
    </w:p>
    <w:p w:rsidR="00000000" w:rsidDel="00000000" w:rsidP="00000000" w:rsidRDefault="00000000" w:rsidRPr="00000000" w14:paraId="00000424">
      <w:pPr>
        <w:numPr>
          <w:ilvl w:val="0"/>
          <w:numId w:val="76"/>
        </w:numP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Los pagos en línea se realizarán mediante servicios externos certificados (por ejemplo, Mercado Pago o PayPal), bajo sus propias políticas de disponibilidad y seguridad.</w:t>
      </w:r>
    </w:p>
    <w:p w:rsidR="00000000" w:rsidDel="00000000" w:rsidP="00000000" w:rsidRDefault="00000000" w:rsidRPr="00000000" w14:paraId="00000425">
      <w:pPr>
        <w:numPr>
          <w:ilvl w:val="0"/>
          <w:numId w:val="76"/>
        </w:numP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solo almacenará el comprobante y estado del pago, no los datos financieros del usuario.</w:t>
      </w:r>
      <w:r w:rsidDel="00000000" w:rsidR="00000000" w:rsidRPr="00000000">
        <w:rPr>
          <w:rtl w:val="0"/>
        </w:rPr>
      </w:r>
    </w:p>
    <w:p w:rsidR="00000000" w:rsidDel="00000000" w:rsidP="00000000" w:rsidRDefault="00000000" w:rsidRPr="00000000" w14:paraId="00000426">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mblbyyhakw15" w:id="114"/>
      <w:bookmarkEnd w:id="114"/>
      <w:r w:rsidDel="00000000" w:rsidR="00000000" w:rsidRPr="00000000">
        <w:rPr>
          <w:rFonts w:ascii="Arial" w:cs="Arial" w:eastAsia="Arial" w:hAnsi="Arial"/>
          <w:b w:val="1"/>
          <w:bCs w:val="1"/>
          <w:color w:val="000000"/>
          <w:sz w:val="24"/>
          <w:szCs w:val="24"/>
          <w:rtl w:val="0"/>
        </w:rPr>
        <w:t xml:space="preserve">Conclusión</w:t>
      </w:r>
    </w:p>
    <w:p w:rsidR="00000000" w:rsidDel="00000000" w:rsidP="00000000" w:rsidRDefault="00000000" w:rsidRPr="00000000" w14:paraId="000004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documento de Especificación de Requerimientos del Software define de manera clara y estructurada las funcionalidades, restricciones, criterios de calidad y lineamientos técnicos del Sistema de Gestión de Expedientes Digitales.</w:t>
      </w:r>
    </w:p>
    <w:p w:rsidR="00000000" w:rsidDel="00000000" w:rsidP="00000000" w:rsidRDefault="00000000" w:rsidRPr="00000000" w14:paraId="000004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cumplimiento de los requerimientos funcionales garantiza que el sistema responda a las necesidades reales de los usuarios, permitiendo la gestión integral de expedientes, el seguimiento del estado del trámite y la interacción segura con documentación digital y pagos electrónicos.</w:t>
      </w:r>
    </w:p>
    <w:p w:rsidR="00000000" w:rsidDel="00000000" w:rsidP="00000000" w:rsidRDefault="00000000" w:rsidRPr="00000000" w14:paraId="000004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Asimismo, los requerimientos no funcionales aseguran que la solución cuente con altos niveles de seguridad, disponibilidad, rendimiento, escalabilidad, trazabilidad y facilidad de uso. De esta forma, se establece un marco técnico confiable que soporta el crecimiento futuro del sistema.</w:t>
      </w:r>
    </w:p>
    <w:p w:rsidR="00000000" w:rsidDel="00000000" w:rsidP="00000000" w:rsidRDefault="00000000" w:rsidRPr="00000000" w14:paraId="000004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conjunto, el cumplimiento de todos los requerimientos aquí establecidos permite asegurar:</w:t>
      </w:r>
    </w:p>
    <w:p w:rsidR="00000000" w:rsidDel="00000000" w:rsidP="00000000" w:rsidRDefault="00000000" w:rsidRPr="00000000" w14:paraId="000004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 *  Protección de la información y datos personales</w:t>
        <w:br w:type="textWrapping"/>
        <w:t xml:space="preserve"> * Correcta trazabilidad de acciones y auditoría permanente</w:t>
        <w:br w:type="textWrapping"/>
        <w:t xml:space="preserve"> * Integridad y validez legal de los documentos digitales</w:t>
        <w:br w:type="textWrapping"/>
        <w:t xml:space="preserve"> * Experiencia de usuario ágil, moderna y accesible</w:t>
        <w:br w:type="textWrapping"/>
        <w:t xml:space="preserve"> * Conformidad con normativas gubernamentales vigentes</w:t>
      </w:r>
    </w:p>
    <w:p w:rsidR="00000000" w:rsidDel="00000000" w:rsidP="00000000" w:rsidRDefault="00000000" w:rsidRPr="00000000" w14:paraId="000004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todo lo expuesto, este sistema constituye una herramienta tecnológica robusta para modernizar la administración pública, optimizando tiempos de gestión, reduciendo documentación física y garantizando transparencia y eficiencia en los procesos administrativos.</w:t>
      </w:r>
    </w:p>
    <w:p w:rsidR="00000000" w:rsidDel="00000000" w:rsidP="00000000" w:rsidRDefault="00000000" w:rsidRPr="00000000" w14:paraId="000004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E">
      <w:pPr>
        <w:pStyle w:val="Heading2"/>
        <w:ind w:left="0" w:firstLine="0"/>
        <w:jc w:val="both"/>
        <w:rPr>
          <w:rFonts w:ascii="Arial" w:cs="Arial" w:eastAsia="Arial" w:hAnsi="Arial"/>
          <w:color w:val="000000"/>
          <w:sz w:val="24"/>
          <w:szCs w:val="24"/>
        </w:rPr>
      </w:pPr>
      <w:bookmarkStart w:colFirst="0" w:colLast="0" w:name="_heading=h.2dlolyb" w:id="115"/>
      <w:bookmarkEnd w:id="115"/>
      <w:r w:rsidDel="00000000" w:rsidR="00000000" w:rsidRPr="00000000">
        <w:rPr>
          <w:rFonts w:ascii="Arial" w:cs="Arial" w:eastAsia="Arial" w:hAnsi="Arial"/>
          <w:color w:val="000000"/>
          <w:sz w:val="24"/>
          <w:szCs w:val="24"/>
          <w:rtl w:val="0"/>
        </w:rPr>
        <w:t xml:space="preserve">6.2.1.2 Modelo de Casos de Uso</w:t>
      </w:r>
    </w:p>
    <w:p w:rsidR="00000000" w:rsidDel="00000000" w:rsidP="00000000" w:rsidRDefault="00000000" w:rsidRPr="00000000" w14:paraId="000004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0">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myans1rc0mqk" w:id="116"/>
      <w:bookmarkEnd w:id="116"/>
      <w:r w:rsidDel="00000000" w:rsidR="00000000" w:rsidRPr="00000000">
        <w:rPr>
          <w:rFonts w:ascii="Arial" w:cs="Arial" w:eastAsia="Arial" w:hAnsi="Arial"/>
          <w:b w:val="1"/>
          <w:bCs w:val="1"/>
          <w:color w:val="000000"/>
          <w:sz w:val="24"/>
          <w:szCs w:val="24"/>
          <w:rtl w:val="0"/>
        </w:rPr>
        <w:t xml:space="preserve">Modelo de Casos de Uso</w:t>
      </w:r>
    </w:p>
    <w:p w:rsidR="00000000" w:rsidDel="00000000" w:rsidP="00000000" w:rsidRDefault="00000000" w:rsidRPr="00000000" w14:paraId="000004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Casos de Uso describe las interacciones entre los actores (usuarios del sistema) y el sistema web SIGEDEX, desarrollado con </w:t>
      </w:r>
      <w:r w:rsidDel="00000000" w:rsidR="00000000" w:rsidRPr="00000000">
        <w:rPr>
          <w:rFonts w:ascii="Arial" w:cs="Arial" w:eastAsia="Arial" w:hAnsi="Arial"/>
          <w:b w:val="1"/>
          <w:bCs w:val="1"/>
          <w:sz w:val="24"/>
          <w:szCs w:val="24"/>
          <w:rtl w:val="0"/>
        </w:rPr>
        <w:t xml:space="preserve">React + Vite en el frontend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Node.js + Express en el backend</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b w:val="1"/>
          <w:bCs w:val="1"/>
          <w:sz w:val="24"/>
          <w:szCs w:val="24"/>
          <w:rtl w:val="0"/>
        </w:rPr>
        <w:t xml:space="preserve">MySQL como base de datos</w:t>
      </w:r>
      <w:r w:rsidDel="00000000" w:rsidR="00000000" w:rsidRPr="00000000">
        <w:rPr>
          <w:rFonts w:ascii="Arial" w:cs="Arial" w:eastAsia="Arial" w:hAnsi="Arial"/>
          <w:sz w:val="24"/>
          <w:szCs w:val="24"/>
          <w:rtl w:val="0"/>
        </w:rPr>
        <w:t xml:space="preserve">, representando las funciones principales desde la perspectiva del usuario. A continuación, se presentan los casos de uso para el </w:t>
      </w:r>
      <w:r w:rsidDel="00000000" w:rsidR="00000000" w:rsidRPr="00000000">
        <w:rPr>
          <w:rFonts w:ascii="Arial" w:cs="Arial" w:eastAsia="Arial" w:hAnsi="Arial"/>
          <w:b w:val="1"/>
          <w:bCs w:val="1"/>
          <w:sz w:val="24"/>
          <w:szCs w:val="24"/>
          <w:rtl w:val="0"/>
        </w:rPr>
        <w:t xml:space="preserve">Sistema de Expedientes Digitales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3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3">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5didti3hthql" w:id="117"/>
      <w:bookmarkEnd w:id="117"/>
      <w:r w:rsidDel="00000000" w:rsidR="00000000" w:rsidRPr="00000000">
        <w:rPr>
          <w:rFonts w:ascii="Arial" w:cs="Arial" w:eastAsia="Arial" w:hAnsi="Arial"/>
          <w:b w:val="1"/>
          <w:bCs w:val="1"/>
          <w:color w:val="000000"/>
          <w:sz w:val="24"/>
          <w:szCs w:val="24"/>
          <w:rtl w:val="0"/>
        </w:rPr>
        <w:t xml:space="preserve">1. Actores del Sistema</w:t>
      </w:r>
    </w:p>
    <w:p w:rsidR="00000000" w:rsidDel="00000000" w:rsidP="00000000" w:rsidRDefault="00000000" w:rsidRPr="00000000" w14:paraId="00000434">
      <w:pPr>
        <w:numPr>
          <w:ilvl w:val="0"/>
          <w:numId w:val="74"/>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Presentante:</w:t>
      </w:r>
      <w:r w:rsidDel="00000000" w:rsidR="00000000" w:rsidRPr="00000000">
        <w:rPr>
          <w:rFonts w:ascii="Arial" w:cs="Arial" w:eastAsia="Arial" w:hAnsi="Arial"/>
          <w:sz w:val="24"/>
          <w:szCs w:val="24"/>
          <w:rtl w:val="0"/>
        </w:rPr>
        <w:t xml:space="preserve"> Persona o empresa que inicia un trámite o solicitud ante la Dirección Provincial del Agua.</w:t>
        <w:br w:type="textWrapping"/>
      </w:r>
    </w:p>
    <w:p w:rsidR="00000000" w:rsidDel="00000000" w:rsidP="00000000" w:rsidRDefault="00000000" w:rsidRPr="00000000" w14:paraId="00000435">
      <w:pPr>
        <w:numPr>
          <w:ilvl w:val="0"/>
          <w:numId w:val="74"/>
        </w:numPr>
        <w:spacing w:after="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Administrador:</w:t>
      </w:r>
      <w:r w:rsidDel="00000000" w:rsidR="00000000" w:rsidRPr="00000000">
        <w:rPr>
          <w:rFonts w:ascii="Arial" w:cs="Arial" w:eastAsia="Arial" w:hAnsi="Arial"/>
          <w:sz w:val="24"/>
          <w:szCs w:val="24"/>
          <w:rtl w:val="0"/>
        </w:rPr>
        <w:t xml:space="preserve"> Empleado encargado de gestionar y asignar los expedientes a diferentes departamentos.</w:t>
        <w:br w:type="textWrapping"/>
      </w:r>
    </w:p>
    <w:p w:rsidR="00000000" w:rsidDel="00000000" w:rsidP="00000000" w:rsidRDefault="00000000" w:rsidRPr="00000000" w14:paraId="00000436">
      <w:pPr>
        <w:numPr>
          <w:ilvl w:val="0"/>
          <w:numId w:val="74"/>
        </w:numPr>
        <w:spacing w:after="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Profesional Técnico:</w:t>
      </w:r>
      <w:r w:rsidDel="00000000" w:rsidR="00000000" w:rsidRPr="00000000">
        <w:rPr>
          <w:rFonts w:ascii="Arial" w:cs="Arial" w:eastAsia="Arial" w:hAnsi="Arial"/>
          <w:sz w:val="24"/>
          <w:szCs w:val="24"/>
          <w:rtl w:val="0"/>
        </w:rPr>
        <w:t xml:space="preserve"> Encargado de revisar, aprobar y resolver los expedientes.</w:t>
        <w:br w:type="textWrapping"/>
      </w:r>
    </w:p>
    <w:p w:rsidR="00000000" w:rsidDel="00000000" w:rsidP="00000000" w:rsidRDefault="00000000" w:rsidRPr="00000000" w14:paraId="00000437">
      <w:pPr>
        <w:numPr>
          <w:ilvl w:val="0"/>
          <w:numId w:val="74"/>
        </w:numPr>
        <w:spacing w:after="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Sistema:</w:t>
      </w:r>
      <w:r w:rsidDel="00000000" w:rsidR="00000000" w:rsidRPr="00000000">
        <w:rPr>
          <w:rFonts w:ascii="Arial" w:cs="Arial" w:eastAsia="Arial" w:hAnsi="Arial"/>
          <w:sz w:val="24"/>
          <w:szCs w:val="24"/>
          <w:rtl w:val="0"/>
        </w:rPr>
        <w:t xml:space="preserve"> El propio sistema automatizado que gestiona las solicitudes, expedientes, notificaciones y otros procesos relacionados.</w:t>
        <w:br w:type="textWrapping"/>
      </w:r>
    </w:p>
    <w:p w:rsidR="00000000" w:rsidDel="00000000" w:rsidP="00000000" w:rsidRDefault="00000000" w:rsidRPr="00000000" w14:paraId="0000043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9">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Casos de Uso Principales</w:t>
      </w:r>
    </w:p>
    <w:p w:rsidR="00000000" w:rsidDel="00000000" w:rsidP="00000000" w:rsidRDefault="00000000" w:rsidRPr="00000000" w14:paraId="0000043A">
      <w:pPr>
        <w:pStyle w:val="Heading3"/>
        <w:keepNext w:val="0"/>
        <w:keepLines w:val="0"/>
        <w:spacing w:after="80" w:before="280" w:line="259" w:lineRule="auto"/>
        <w:rPr>
          <w:rFonts w:ascii="Arial" w:cs="Arial" w:eastAsia="Arial" w:hAnsi="Arial"/>
          <w:color w:val="000000"/>
          <w:sz w:val="24"/>
          <w:szCs w:val="24"/>
        </w:rPr>
      </w:pPr>
      <w:bookmarkStart w:colFirst="0" w:colLast="0" w:name="_heading=h.yxfobuw9qtsm" w:id="118"/>
      <w:bookmarkEnd w:id="118"/>
      <w:r w:rsidDel="00000000" w:rsidR="00000000" w:rsidRPr="00000000">
        <w:rPr>
          <w:rFonts w:ascii="Arial" w:cs="Arial" w:eastAsia="Arial" w:hAnsi="Arial"/>
          <w:color w:val="000000"/>
          <w:sz w:val="24"/>
          <w:szCs w:val="24"/>
          <w:rtl w:val="0"/>
        </w:rPr>
        <w:t xml:space="preserve">Lista completa de los casos de uso para un Sistema de Gestión de Expedientes Digitales, organizados por módulos funcionales:</w:t>
      </w:r>
    </w:p>
    <w:p w:rsidR="00000000" w:rsidDel="00000000" w:rsidP="00000000" w:rsidRDefault="00000000" w:rsidRPr="00000000" w14:paraId="0000043B">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3C">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ro2qkfdwt475" w:id="119"/>
      <w:bookmarkEnd w:id="119"/>
      <w:r w:rsidDel="00000000" w:rsidR="00000000" w:rsidRPr="00000000">
        <w:rPr>
          <w:rFonts w:ascii="Arial" w:cs="Arial" w:eastAsia="Arial" w:hAnsi="Arial"/>
          <w:b w:val="1"/>
          <w:bCs w:val="1"/>
          <w:color w:val="000000"/>
          <w:sz w:val="24"/>
          <w:szCs w:val="24"/>
          <w:rtl w:val="0"/>
        </w:rPr>
        <w:t xml:space="preserve">Casos de Uso del Sistema de Gestión de Expedientes Digitales</w:t>
      </w:r>
    </w:p>
    <w:p w:rsidR="00000000" w:rsidDel="00000000" w:rsidP="00000000" w:rsidRDefault="00000000" w:rsidRPr="00000000" w14:paraId="0000043D">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mm3yg96cgs2l" w:id="120"/>
      <w:bookmarkEnd w:id="120"/>
      <w:r w:rsidDel="00000000" w:rsidR="00000000" w:rsidRPr="00000000">
        <w:rPr>
          <w:rFonts w:ascii="Arial" w:cs="Arial" w:eastAsia="Arial" w:hAnsi="Arial"/>
          <w:b w:val="1"/>
          <w:bCs w:val="1"/>
          <w:color w:val="000000"/>
          <w:sz w:val="24"/>
          <w:szCs w:val="24"/>
          <w:rtl w:val="0"/>
        </w:rPr>
        <w:t xml:space="preserve">1. Módulo de Autenticación y Seguridad</w:t>
      </w:r>
    </w:p>
    <w:tbl>
      <w:tblPr>
        <w:tblStyle w:val="Table24"/>
        <w:tblW w:w="906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
        <w:gridCol w:w="2699"/>
        <w:gridCol w:w="5611"/>
        <w:tblGridChange w:id="0">
          <w:tblGrid>
            <w:gridCol w:w="758"/>
            <w:gridCol w:w="2699"/>
            <w:gridCol w:w="56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3E">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3F">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0">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1">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2">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Registro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3">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a los ciudadanos y empleados registrarse en 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4">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5">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Inicio de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6">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a los usuarios acceder al sistema con credenciales seguras.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7">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8">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Recuperación de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9">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Opción para restablecer contraseña en caso de olvido.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A">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B">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Administración de roles y permisos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C">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Asigna permisos a los usuarios según su perfil (administrador, ciudadano, funcionario,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D">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E">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Auditoría de accesos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4F">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Aclarar que el registro de auditoría se almacena en base de datos MySQL y se consulta vía panel administrativo React.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0">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1">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Recuperar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2">
            <w:pPr>
              <w:pStyle w:val="Heading3"/>
              <w:keepNext w:val="0"/>
              <w:keepLines w:val="0"/>
              <w:spacing w:after="240" w:before="240" w:line="259" w:lineRule="auto"/>
              <w:rPr>
                <w:rFonts w:ascii="Arial" w:cs="Arial" w:eastAsia="Arial" w:hAnsi="Arial"/>
                <w:b w:val="1"/>
                <w:bCs w:val="1"/>
                <w:color w:val="000000"/>
                <w:sz w:val="24"/>
                <w:szCs w:val="24"/>
              </w:rPr>
            </w:pPr>
            <w:bookmarkStart w:colFirst="0" w:colLast="0" w:name="_heading=h.2rnztfens35k" w:id="121"/>
            <w:bookmarkEnd w:id="121"/>
            <w:r w:rsidDel="00000000" w:rsidR="00000000" w:rsidRPr="00000000">
              <w:rPr>
                <w:rFonts w:ascii="Arial" w:cs="Arial" w:eastAsia="Arial" w:hAnsi="Arial"/>
                <w:b w:val="1"/>
                <w:bCs w:val="1"/>
                <w:color w:val="000000"/>
                <w:sz w:val="24"/>
                <w:szCs w:val="24"/>
                <w:rtl w:val="0"/>
              </w:rPr>
              <w:t xml:space="preserve">Permite al usuario restablecer su contraseña en caso de olvido mediante validación de correo electrónico registrado.</w:t>
            </w:r>
          </w:p>
          <w:p w:rsidR="00000000" w:rsidDel="00000000" w:rsidP="00000000" w:rsidRDefault="00000000" w:rsidRPr="00000000" w14:paraId="00000453">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tl w:val="0"/>
              </w:rPr>
            </w:r>
          </w:p>
        </w:tc>
      </w:tr>
    </w:tbl>
    <w:p w:rsidR="00000000" w:rsidDel="00000000" w:rsidP="00000000" w:rsidRDefault="00000000" w:rsidRPr="00000000" w14:paraId="00000454">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55">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tvxzf0q8iomn" w:id="122"/>
      <w:bookmarkEnd w:id="122"/>
      <w:r w:rsidDel="00000000" w:rsidR="00000000" w:rsidRPr="00000000">
        <w:rPr>
          <w:rFonts w:ascii="Arial" w:cs="Arial" w:eastAsia="Arial" w:hAnsi="Arial"/>
          <w:b w:val="1"/>
          <w:bCs w:val="1"/>
          <w:color w:val="000000"/>
          <w:sz w:val="24"/>
          <w:szCs w:val="24"/>
          <w:rtl w:val="0"/>
        </w:rPr>
        <w:t xml:space="preserve">2. Módulo de Gestión de Expedientes</w:t>
      </w:r>
    </w:p>
    <w:tbl>
      <w:tblPr>
        <w:tblStyle w:val="Table25"/>
        <w:tblW w:w="906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
        <w:gridCol w:w="3626"/>
        <w:gridCol w:w="4684"/>
        <w:tblGridChange w:id="0">
          <w:tblGrid>
            <w:gridCol w:w="758"/>
            <w:gridCol w:w="3626"/>
            <w:gridCol w:w="46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6">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7">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8">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9">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A">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Creación de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B">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Especificar que el expediente se guarda en la base de datos MySQL y los archivos se almacenan en un servidor (ej. carpeta /uploads gestionada desde Express).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C">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D">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Adjuntar documentos al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E">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cargar archivos digitales asociados al trámite.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5F">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0">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Asignación de expediente a un área/departamento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1">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Determina qué oficina o persona se encarga del expediente.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2">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3">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Seguimiento de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4">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consultar el estado actual y el historial del expediente.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5">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6">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Modificación de datos del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7">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actualizar información del expediente según permisos asignados.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8">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9">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Cierre del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A">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Finaliza el expediente cuando el trámite ha concluido.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B">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C">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Eliminación o anulación de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6D">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Opción para anular expedientes erróneos o duplicados.</w:t>
            </w:r>
          </w:p>
        </w:tc>
      </w:tr>
    </w:tbl>
    <w:p w:rsidR="00000000" w:rsidDel="00000000" w:rsidP="00000000" w:rsidRDefault="00000000" w:rsidRPr="00000000" w14:paraId="0000046E">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6F">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b7876tt9ut8" w:id="123"/>
      <w:bookmarkEnd w:id="123"/>
      <w:r w:rsidDel="00000000" w:rsidR="00000000" w:rsidRPr="00000000">
        <w:rPr>
          <w:rFonts w:ascii="Arial" w:cs="Arial" w:eastAsia="Arial" w:hAnsi="Arial"/>
          <w:b w:val="1"/>
          <w:bCs w:val="1"/>
          <w:color w:val="000000"/>
          <w:sz w:val="24"/>
          <w:szCs w:val="24"/>
          <w:rtl w:val="0"/>
        </w:rPr>
        <w:t xml:space="preserve">3. Módulo de Tramitación y Procesos</w:t>
      </w:r>
    </w:p>
    <w:tbl>
      <w:tblPr>
        <w:tblStyle w:val="Table26"/>
        <w:tblW w:w="906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9"/>
        <w:gridCol w:w="3814"/>
        <w:gridCol w:w="4495"/>
        <w:tblGridChange w:id="0">
          <w:tblGrid>
            <w:gridCol w:w="759"/>
            <w:gridCol w:w="3814"/>
            <w:gridCol w:w="4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0">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1">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2">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3">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4">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Creación de trámite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5">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Inicia un nuevo proceso administrativo en 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6">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7">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Revisión de documentos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8">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a los funcionarios validar los documentos adjuntos.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9">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A">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Aprobación o rechazo de trámite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B">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aceptar o rechazar una solicitud según normativa.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C">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D">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Generación de resoluciones/documentos oficiales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E">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Crea resoluciones basadas en plantillas oficiales.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7F">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0">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Envío de notificaciones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1">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Informa a los usuarios sobre cambios en el trámite.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2">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3">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Generación de informes de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4">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obtener reportes de trámites en curso, aprobados o rechazados.</w:t>
            </w:r>
          </w:p>
        </w:tc>
      </w:tr>
    </w:tbl>
    <w:p w:rsidR="00000000" w:rsidDel="00000000" w:rsidP="00000000" w:rsidRDefault="00000000" w:rsidRPr="00000000" w14:paraId="00000485">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86">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glxo56n82itt" w:id="124"/>
      <w:bookmarkEnd w:id="124"/>
      <w:r w:rsidDel="00000000" w:rsidR="00000000" w:rsidRPr="00000000">
        <w:rPr>
          <w:rFonts w:ascii="Arial" w:cs="Arial" w:eastAsia="Arial" w:hAnsi="Arial"/>
          <w:b w:val="1"/>
          <w:bCs w:val="1"/>
          <w:color w:val="000000"/>
          <w:sz w:val="24"/>
          <w:szCs w:val="24"/>
          <w:rtl w:val="0"/>
        </w:rPr>
        <w:t xml:space="preserve">4. Módulo de Notificaciones y Comunicaciones</w:t>
      </w:r>
    </w:p>
    <w:tbl>
      <w:tblPr>
        <w:tblStyle w:val="Table27"/>
        <w:tblW w:w="906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1"/>
        <w:gridCol w:w="3293"/>
        <w:gridCol w:w="4974"/>
        <w:tblGridChange w:id="0">
          <w:tblGrid>
            <w:gridCol w:w="801"/>
            <w:gridCol w:w="3293"/>
            <w:gridCol w:w="49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7">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8">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9">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A">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B">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Envío de notificaciones automáticas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C">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Aclarar que las notificaciones pueden enviarse por correo electrónico (NodeMailer) o notificaciones internas dentro del panel del usuario y envío por correo electrónico.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D">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E">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Notificación de actualización de 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8F">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Informa a los interesados sobre cambios en el expediente.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0">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1">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Generación de recordatorios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2">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Notifica a funcionarios sobre trámites pendientes de resolución.</w:t>
            </w:r>
          </w:p>
        </w:tc>
      </w:tr>
    </w:tbl>
    <w:p w:rsidR="00000000" w:rsidDel="00000000" w:rsidP="00000000" w:rsidRDefault="00000000" w:rsidRPr="00000000" w14:paraId="00000493">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94">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eb3d08tb0ka7" w:id="125"/>
      <w:bookmarkEnd w:id="125"/>
      <w:r w:rsidDel="00000000" w:rsidR="00000000" w:rsidRPr="00000000">
        <w:rPr>
          <w:rFonts w:ascii="Arial" w:cs="Arial" w:eastAsia="Arial" w:hAnsi="Arial"/>
          <w:b w:val="1"/>
          <w:bCs w:val="1"/>
          <w:color w:val="000000"/>
          <w:sz w:val="24"/>
          <w:szCs w:val="24"/>
          <w:rtl w:val="0"/>
        </w:rPr>
        <w:t xml:space="preserve">5. Módulo de Seguridad Documental</w:t>
      </w:r>
    </w:p>
    <w:tbl>
      <w:tblPr>
        <w:tblStyle w:val="Table28"/>
        <w:tblW w:w="906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
        <w:gridCol w:w="3322"/>
        <w:gridCol w:w="4974"/>
        <w:tblGridChange w:id="0">
          <w:tblGrid>
            <w:gridCol w:w="772"/>
            <w:gridCol w:w="3322"/>
            <w:gridCol w:w="49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5">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6">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7">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8">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9">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Cifrado de documentos sensibles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A">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Asegura la privacidad de la información contenida en los expedientes.</w:t>
            </w:r>
          </w:p>
        </w:tc>
      </w:tr>
    </w:tbl>
    <w:p w:rsidR="00000000" w:rsidDel="00000000" w:rsidP="00000000" w:rsidRDefault="00000000" w:rsidRPr="00000000" w14:paraId="0000049B">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9C">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myzm9v4p89ri" w:id="126"/>
      <w:bookmarkEnd w:id="126"/>
      <w:r w:rsidDel="00000000" w:rsidR="00000000" w:rsidRPr="00000000">
        <w:rPr>
          <w:rFonts w:ascii="Arial" w:cs="Arial" w:eastAsia="Arial" w:hAnsi="Arial"/>
          <w:b w:val="1"/>
          <w:bCs w:val="1"/>
          <w:color w:val="000000"/>
          <w:sz w:val="24"/>
          <w:szCs w:val="24"/>
          <w:rtl w:val="0"/>
        </w:rPr>
        <w:t xml:space="preserve">6. Módulo de Administración del Sistema</w:t>
      </w:r>
    </w:p>
    <w:tbl>
      <w:tblPr>
        <w:tblStyle w:val="Table29"/>
        <w:tblW w:w="906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
        <w:gridCol w:w="2873"/>
        <w:gridCol w:w="5408"/>
        <w:tblGridChange w:id="0">
          <w:tblGrid>
            <w:gridCol w:w="787"/>
            <w:gridCol w:w="2873"/>
            <w:gridCol w:w="54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D">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E">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9F">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0">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1">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Creación y gestión de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2">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agregar, modificar y eliminar usuarios.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3">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4">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Configuración de permisos y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5">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Asigna funciones específicas a cada usuario.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6">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7">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Registro y auditoría de acciones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8">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Guarda un historial detallado de las actividades realizadas en 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9">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A">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Configuración de la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B">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Define parámetros para almacenamiento y acceso seguro.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C">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D">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Integración con otros sistemas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AE">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futuras integraciones con plataformas gubernamentales o sistemas internos de la DPA, a través de API REST desarrolladas con Node.js y Express.</w:t>
            </w:r>
          </w:p>
        </w:tc>
      </w:tr>
    </w:tbl>
    <w:p w:rsidR="00000000" w:rsidDel="00000000" w:rsidP="00000000" w:rsidRDefault="00000000" w:rsidRPr="00000000" w14:paraId="000004AF">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B0">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vr3upe6ebyt2" w:id="127"/>
      <w:bookmarkEnd w:id="127"/>
      <w:r w:rsidDel="00000000" w:rsidR="00000000" w:rsidRPr="00000000">
        <w:rPr>
          <w:rFonts w:ascii="Arial" w:cs="Arial" w:eastAsia="Arial" w:hAnsi="Arial"/>
          <w:b w:val="1"/>
          <w:bCs w:val="1"/>
          <w:color w:val="000000"/>
          <w:sz w:val="24"/>
          <w:szCs w:val="24"/>
          <w:rtl w:val="0"/>
        </w:rPr>
        <w:t xml:space="preserve">7. Módulo de Consulta y Acceso a la Información</w:t>
      </w:r>
    </w:p>
    <w:tbl>
      <w:tblPr>
        <w:tblStyle w:val="Table30"/>
        <w:tblW w:w="906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
        <w:gridCol w:w="3162"/>
        <w:gridCol w:w="5134"/>
        <w:tblGridChange w:id="0">
          <w:tblGrid>
            <w:gridCol w:w="772"/>
            <w:gridCol w:w="3162"/>
            <w:gridCol w:w="51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1">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2">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3">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4">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5">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Búsqueda de expedientes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6">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Permite localizar expedientes mediante filtros avanzados.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7">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8">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Consulta pública de estado de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9">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Brinda acceso limitado a ciudadanos para revisar el estado de su trámite.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A">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B">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Exportación de informes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C">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Genera reportes en formatos PDF, Excel o CSV.</w:t>
            </w:r>
          </w:p>
        </w:tc>
      </w:tr>
    </w:tbl>
    <w:p w:rsidR="00000000" w:rsidDel="00000000" w:rsidP="00000000" w:rsidRDefault="00000000" w:rsidRPr="00000000" w14:paraId="000004BD">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BE">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tm2724idvk2n" w:id="128"/>
      <w:bookmarkEnd w:id="128"/>
      <w:r w:rsidDel="00000000" w:rsidR="00000000" w:rsidRPr="00000000">
        <w:rPr>
          <w:rFonts w:ascii="Arial" w:cs="Arial" w:eastAsia="Arial" w:hAnsi="Arial"/>
          <w:b w:val="1"/>
          <w:bCs w:val="1"/>
          <w:color w:val="000000"/>
          <w:sz w:val="24"/>
          <w:szCs w:val="24"/>
          <w:rtl w:val="0"/>
        </w:rPr>
        <w:t xml:space="preserve">8. Módulo de Inteligencia Artificial (Opcional a Futuro - Innovación Tecnológica)</w:t>
      </w:r>
    </w:p>
    <w:tbl>
      <w:tblPr>
        <w:tblStyle w:val="Table31"/>
        <w:tblW w:w="906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1"/>
        <w:gridCol w:w="3438"/>
        <w:gridCol w:w="4829"/>
        <w:tblGridChange w:id="0">
          <w:tblGrid>
            <w:gridCol w:w="801"/>
            <w:gridCol w:w="3438"/>
            <w:gridCol w:w="48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BF">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C0">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C1">
            <w:pPr>
              <w:pStyle w:val="Heading3"/>
              <w:keepNext w:val="0"/>
              <w:keepLines w:val="0"/>
              <w:spacing w:after="80" w:before="28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C2">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C3">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Clasificación automática de documentos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C4">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Utiliza IA para categorizar archivos subidos.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C5">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C6">
            <w:pPr>
              <w:pStyle w:val="Heading3"/>
              <w:keepNext w:val="0"/>
              <w:keepLines w:val="0"/>
              <w:spacing w:after="80" w:before="280" w:line="25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Predicción de tiempos de resolución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4C7">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8j2yvbvf3d69" w:id="129"/>
            <w:bookmarkEnd w:id="129"/>
            <w:r w:rsidDel="00000000" w:rsidR="00000000" w:rsidRPr="00000000">
              <w:rPr>
                <w:rFonts w:ascii="Arial" w:cs="Arial" w:eastAsia="Arial" w:hAnsi="Arial"/>
                <w:b w:val="1"/>
                <w:bCs w:val="1"/>
                <w:color w:val="000000"/>
                <w:sz w:val="24"/>
                <w:szCs w:val="24"/>
                <w:rtl w:val="0"/>
              </w:rPr>
              <w:t xml:space="preserve">Estima el tiempo probable para la conclusión de un trámite.</w:t>
            </w:r>
          </w:p>
        </w:tc>
      </w:tr>
    </w:tbl>
    <w:p w:rsidR="00000000" w:rsidDel="00000000" w:rsidP="00000000" w:rsidRDefault="00000000" w:rsidRPr="00000000" w14:paraId="000004C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f7bael2h65f" w:id="130"/>
      <w:bookmarkEnd w:id="130"/>
      <w:r w:rsidDel="00000000" w:rsidR="00000000" w:rsidRPr="00000000">
        <w:rPr>
          <w:rFonts w:ascii="Arial" w:cs="Arial" w:eastAsia="Arial" w:hAnsi="Arial"/>
          <w:b w:val="1"/>
          <w:bCs w:val="1"/>
          <w:color w:val="000000"/>
          <w:sz w:val="24"/>
          <w:szCs w:val="24"/>
          <w:rtl w:val="0"/>
        </w:rPr>
        <w:t xml:space="preserve">09. Módulo de Pasarela de Pago</w:t>
      </w:r>
    </w:p>
    <w:p w:rsidR="00000000" w:rsidDel="00000000" w:rsidP="00000000" w:rsidRDefault="00000000" w:rsidRPr="00000000" w14:paraId="000004C9">
      <w:pPr>
        <w:pStyle w:val="Heading3"/>
        <w:keepNext w:val="0"/>
        <w:keepLines w:val="0"/>
        <w:spacing w:after="240" w:before="240" w:line="259" w:lineRule="auto"/>
        <w:rPr>
          <w:rFonts w:ascii="Arial" w:cs="Arial" w:eastAsia="Arial" w:hAnsi="Arial"/>
          <w:color w:val="000000"/>
          <w:sz w:val="24"/>
          <w:szCs w:val="24"/>
        </w:rPr>
      </w:pPr>
      <w:bookmarkStart w:colFirst="0" w:colLast="0" w:name="_heading=h.14ak6szgbckh" w:id="131"/>
      <w:bookmarkEnd w:id="131"/>
      <w:r w:rsidDel="00000000" w:rsidR="00000000" w:rsidRPr="00000000">
        <w:rPr>
          <w:rFonts w:ascii="Arial" w:cs="Arial" w:eastAsia="Arial" w:hAnsi="Arial"/>
          <w:color w:val="000000"/>
          <w:sz w:val="24"/>
          <w:szCs w:val="24"/>
          <w:rtl w:val="0"/>
        </w:rPr>
        <w:t xml:space="preserve">Este módulo permite gestionar los pagos digitales asociados a la presentación de trámites o expedientes dentro del sistema SIGEDEX.</w:t>
        <w:br w:type="textWrapping"/>
        <w:t xml:space="preserve"> Se implementará mediante integración con servicios de pago electrónico compatibles (por ejemplo, MercadoPago, TodoPago o plataforma gubernamental de pagos).</w:t>
      </w:r>
    </w:p>
    <w:p w:rsidR="00000000" w:rsidDel="00000000" w:rsidP="00000000" w:rsidRDefault="00000000" w:rsidRPr="00000000" w14:paraId="000004CA">
      <w:pPr>
        <w:pStyle w:val="Heading3"/>
        <w:keepNext w:val="0"/>
        <w:keepLines w:val="0"/>
        <w:spacing w:after="240" w:before="240" w:line="259" w:lineRule="auto"/>
        <w:rPr>
          <w:rFonts w:ascii="Arial" w:cs="Arial" w:eastAsia="Arial" w:hAnsi="Arial"/>
          <w:b w:val="1"/>
          <w:bCs w:val="1"/>
          <w:color w:val="000000"/>
          <w:sz w:val="24"/>
          <w:szCs w:val="24"/>
        </w:rPr>
      </w:pPr>
      <w:bookmarkStart w:colFirst="0" w:colLast="0" w:name="_heading=h.if2dnisx6zs2" w:id="132"/>
      <w:bookmarkEnd w:id="132"/>
      <w:r w:rsidDel="00000000" w:rsidR="00000000" w:rsidRPr="00000000">
        <w:rPr>
          <w:rtl w:val="0"/>
        </w:rPr>
      </w:r>
    </w:p>
    <w:p w:rsidR="00000000" w:rsidDel="00000000" w:rsidP="00000000" w:rsidRDefault="00000000" w:rsidRPr="00000000" w14:paraId="000004CB">
      <w:pPr>
        <w:pStyle w:val="Heading3"/>
        <w:keepNext w:val="0"/>
        <w:keepLines w:val="0"/>
        <w:spacing w:after="240" w:before="24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Casos de Uso del Módulo de Pasarela de Pago</w:t>
      </w:r>
    </w:p>
    <w:tbl>
      <w:tblPr>
        <w:tblStyle w:val="Table32"/>
        <w:tblW w:w="9210.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1.1374975891592"/>
        <w:gridCol w:w="2138.3168893025754"/>
        <w:gridCol w:w="6361.002306021652"/>
        <w:tblGridChange w:id="0">
          <w:tblGrid>
            <w:gridCol w:w="711.1374975891592"/>
            <w:gridCol w:w="2138.3168893025754"/>
            <w:gridCol w:w="6361.0023060216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pStyle w:val="Heading3"/>
              <w:keepNext w:val="0"/>
              <w:keepLines w:val="0"/>
              <w:spacing w:after="80" w:before="280" w:line="259" w:lineRule="auto"/>
              <w:jc w:val="center"/>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pStyle w:val="Heading3"/>
              <w:keepNext w:val="0"/>
              <w:keepLines w:val="0"/>
              <w:spacing w:after="80" w:before="280" w:line="259" w:lineRule="auto"/>
              <w:jc w:val="center"/>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pStyle w:val="Heading3"/>
              <w:keepNext w:val="0"/>
              <w:keepLines w:val="0"/>
              <w:spacing w:after="80" w:before="280" w:line="259" w:lineRule="auto"/>
              <w:jc w:val="center"/>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Descripción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CU-34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Generar orden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El usuario (presentante) selecciona un trámite que requiere pago de tasa o servicio. El sistema genera una orden de pago con un número único y monto calculado automáticamente.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CU-35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Seleccionar método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Permite al usuario elegir entre medios disponibles (tarjeta, transferencia, billetera virtual). Se redirige temporalmente al servicio externo (por ejemplo, MercadoPago Checkout).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CU-36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Confirmación de pago exitoso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El sistema recibe la notificación del proveedor (webhook desde Node.js + Express) confirmando el pago y actualiza el estado del expediente a “Pago acreditado”.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CU-37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Consulta del historial de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Permite a usuarios autenticados visualizar todas las transacciones realizadas, con fecha, monto y estado (pendiente, acreditado, rechazado).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CU-38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Fonts w:ascii="Arial" w:cs="Arial" w:eastAsia="Arial" w:hAnsi="Arial"/>
                <w:b w:val="1"/>
                <w:bCs w:val="1"/>
                <w:color w:val="000000"/>
                <w:sz w:val="24"/>
                <w:szCs w:val="24"/>
                <w:rtl w:val="0"/>
              </w:rPr>
              <w:t xml:space="preserve">Reembolso o anulación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ptoil1eripf" w:id="133"/>
            <w:bookmarkEnd w:id="133"/>
            <w:r w:rsidDel="00000000" w:rsidR="00000000" w:rsidRPr="00000000">
              <w:rPr>
                <w:rFonts w:ascii="Arial" w:cs="Arial" w:eastAsia="Arial" w:hAnsi="Arial"/>
                <w:b w:val="1"/>
                <w:bCs w:val="1"/>
                <w:color w:val="000000"/>
                <w:sz w:val="24"/>
                <w:szCs w:val="24"/>
                <w:rtl w:val="0"/>
              </w:rPr>
              <w:t xml:space="preserve">El administrador puede solicitar la devolución de un pago en caso de error o duplicación, según políticas de la DPA. El sistema registra la solicitud y la notificación al proveedor.</w:t>
            </w:r>
          </w:p>
        </w:tc>
      </w:tr>
    </w:tbl>
    <w:p w:rsidR="00000000" w:rsidDel="00000000" w:rsidP="00000000" w:rsidRDefault="00000000" w:rsidRPr="00000000" w14:paraId="000004DE">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14ak6szgbckh" w:id="131"/>
      <w:bookmarkEnd w:id="131"/>
      <w:r w:rsidDel="00000000" w:rsidR="00000000" w:rsidRPr="00000000">
        <w:rPr>
          <w:rtl w:val="0"/>
        </w:rPr>
      </w:r>
    </w:p>
    <w:p w:rsidR="00000000" w:rsidDel="00000000" w:rsidP="00000000" w:rsidRDefault="00000000" w:rsidRPr="00000000" w14:paraId="000004DF">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oyr5o4n8wkkf" w:id="134"/>
      <w:bookmarkEnd w:id="134"/>
      <w:r w:rsidDel="00000000" w:rsidR="00000000" w:rsidRPr="00000000">
        <w:rPr>
          <w:rtl w:val="0"/>
        </w:rPr>
      </w:r>
    </w:p>
    <w:p w:rsidR="00000000" w:rsidDel="00000000" w:rsidP="00000000" w:rsidRDefault="00000000" w:rsidRPr="00000000" w14:paraId="000004E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1">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pjt5ssxvizog" w:id="135"/>
      <w:bookmarkEnd w:id="135"/>
      <w:r w:rsidDel="00000000" w:rsidR="00000000" w:rsidRPr="00000000">
        <w:rPr>
          <w:rFonts w:ascii="Arial" w:cs="Arial" w:eastAsia="Arial" w:hAnsi="Arial"/>
          <w:b w:val="1"/>
          <w:bCs w:val="1"/>
          <w:color w:val="000000"/>
          <w:sz w:val="24"/>
          <w:szCs w:val="24"/>
          <w:rtl w:val="0"/>
        </w:rPr>
        <w:t xml:space="preserve">Resumen</w:t>
      </w:r>
    </w:p>
    <w:p w:rsidR="00000000" w:rsidDel="00000000" w:rsidP="00000000" w:rsidRDefault="00000000" w:rsidRPr="00000000" w14:paraId="000004E2">
      <w:pPr>
        <w:pStyle w:val="Heading3"/>
        <w:keepNext w:val="0"/>
        <w:keepLines w:val="0"/>
        <w:spacing w:after="240" w:before="240" w:line="259" w:lineRule="auto"/>
        <w:rPr>
          <w:rFonts w:ascii="Arial" w:cs="Arial" w:eastAsia="Arial" w:hAnsi="Arial"/>
          <w:color w:val="000000"/>
          <w:sz w:val="24"/>
          <w:szCs w:val="24"/>
        </w:rPr>
      </w:pPr>
      <w:bookmarkStart w:colFirst="0" w:colLast="0" w:name="_heading=h.u4qtgln8u45b" w:id="136"/>
      <w:bookmarkEnd w:id="136"/>
      <w:r w:rsidDel="00000000" w:rsidR="00000000" w:rsidRPr="00000000">
        <w:rPr>
          <w:rFonts w:ascii="Arial" w:cs="Arial" w:eastAsia="Arial" w:hAnsi="Arial"/>
          <w:color w:val="000000"/>
          <w:sz w:val="24"/>
          <w:szCs w:val="24"/>
          <w:rtl w:val="0"/>
        </w:rPr>
        <w:t xml:space="preserve">Este listado cubre las funciones esenciales de un Sistema de Gestión de Expedientes Digitales, asegurando que sea eficiente, seguro y accesible para ciudadanos y funcionarios.</w:t>
      </w:r>
    </w:p>
    <w:p w:rsidR="00000000" w:rsidDel="00000000" w:rsidP="00000000" w:rsidRDefault="00000000" w:rsidRPr="00000000" w14:paraId="000004E3">
      <w:pPr>
        <w:pStyle w:val="Heading3"/>
        <w:keepNext w:val="0"/>
        <w:keepLines w:val="0"/>
        <w:spacing w:after="80" w:before="280" w:line="259" w:lineRule="auto"/>
        <w:rPr>
          <w:rFonts w:ascii="Arial" w:cs="Arial" w:eastAsia="Arial" w:hAnsi="Arial"/>
          <w:color w:val="000000"/>
          <w:sz w:val="24"/>
          <w:szCs w:val="24"/>
        </w:rPr>
      </w:pPr>
      <w:bookmarkStart w:colFirst="0" w:colLast="0" w:name="_heading=h.iy1ih2fftjg5"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ehfnb315fn5o" w:id="138"/>
      <w:bookmarkEnd w:id="138"/>
      <w:r w:rsidDel="00000000" w:rsidR="00000000" w:rsidRPr="00000000">
        <w:rPr>
          <w:rFonts w:ascii="Arial" w:cs="Arial" w:eastAsia="Arial" w:hAnsi="Arial"/>
          <w:b w:val="1"/>
          <w:bCs w:val="1"/>
          <w:color w:val="000000"/>
          <w:sz w:val="24"/>
          <w:szCs w:val="24"/>
          <w:rtl w:val="0"/>
        </w:rPr>
        <w:t xml:space="preserve">3. Diagrama de Casos de Uso</w:t>
      </w:r>
    </w:p>
    <w:p w:rsidR="00000000" w:rsidDel="00000000" w:rsidP="00000000" w:rsidRDefault="00000000" w:rsidRPr="00000000" w14:paraId="000004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 el </w:t>
      </w:r>
      <w:r w:rsidDel="00000000" w:rsidR="00000000" w:rsidRPr="00000000">
        <w:rPr>
          <w:rFonts w:ascii="Arial" w:cs="Arial" w:eastAsia="Arial" w:hAnsi="Arial"/>
          <w:b w:val="1"/>
          <w:bCs w:val="1"/>
          <w:sz w:val="24"/>
          <w:szCs w:val="24"/>
          <w:rtl w:val="0"/>
        </w:rPr>
        <w:t xml:space="preserve">Diagrama de Casos de Uso</w:t>
      </w:r>
      <w:r w:rsidDel="00000000" w:rsidR="00000000" w:rsidRPr="00000000">
        <w:rPr>
          <w:rFonts w:ascii="Arial" w:cs="Arial" w:eastAsia="Arial" w:hAnsi="Arial"/>
          <w:sz w:val="24"/>
          <w:szCs w:val="24"/>
          <w:rtl w:val="0"/>
        </w:rPr>
        <w:t xml:space="preserve"> con los actores e interacciones más relevantes:</w:t>
      </w:r>
    </w:p>
    <w:p w:rsidR="00000000" w:rsidDel="00000000" w:rsidP="00000000" w:rsidRDefault="00000000" w:rsidRPr="00000000" w14:paraId="000004E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E7">
      <w:pPr>
        <w:rPr>
          <w:rFonts w:ascii="Arial" w:cs="Arial" w:eastAsia="Arial" w:hAnsi="Arial"/>
          <w:sz w:val="24"/>
          <w:szCs w:val="24"/>
        </w:rPr>
      </w:pPr>
      <w:r w:rsidDel="00000000" w:rsidR="00000000" w:rsidRPr="00000000">
        <w:rPr>
          <w:rFonts w:ascii="Arial" w:cs="Arial" w:eastAsia="Arial" w:hAnsi="Arial"/>
          <w:sz w:val="24"/>
          <w:szCs w:val="24"/>
          <w:rtl w:val="0"/>
        </w:rPr>
        <w:t xml:space="preserve">                 |      Presentante        |</w:t>
      </w:r>
    </w:p>
    <w:p w:rsidR="00000000" w:rsidDel="00000000" w:rsidP="00000000" w:rsidRDefault="00000000" w:rsidRPr="00000000" w14:paraId="000004E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E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E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EB">
      <w:pPr>
        <w:rPr>
          <w:rFonts w:ascii="Arial" w:cs="Arial" w:eastAsia="Arial" w:hAnsi="Arial"/>
          <w:sz w:val="24"/>
          <w:szCs w:val="24"/>
        </w:rPr>
      </w:pP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4EC">
      <w:pPr>
        <w:rPr>
          <w:rFonts w:ascii="Arial" w:cs="Arial" w:eastAsia="Arial" w:hAnsi="Arial"/>
          <w:sz w:val="24"/>
          <w:szCs w:val="24"/>
        </w:rPr>
      </w:pPr>
      <w:r w:rsidDel="00000000" w:rsidR="00000000" w:rsidRPr="00000000">
        <w:rPr>
          <w:rFonts w:ascii="Arial" w:cs="Arial" w:eastAsia="Arial" w:hAnsi="Arial"/>
          <w:sz w:val="24"/>
          <w:szCs w:val="24"/>
          <w:rtl w:val="0"/>
        </w:rPr>
        <w:t xml:space="preserve">   [CU-02]                                [CU-04]</w:t>
      </w:r>
    </w:p>
    <w:p w:rsidR="00000000" w:rsidDel="00000000" w:rsidP="00000000" w:rsidRDefault="00000000" w:rsidRPr="00000000" w14:paraId="000004ED">
      <w:pPr>
        <w:rPr>
          <w:rFonts w:ascii="Arial" w:cs="Arial" w:eastAsia="Arial" w:hAnsi="Arial"/>
          <w:sz w:val="24"/>
          <w:szCs w:val="24"/>
        </w:rPr>
      </w:pPr>
      <w:r w:rsidDel="00000000" w:rsidR="00000000" w:rsidRPr="00000000">
        <w:rPr>
          <w:rFonts w:ascii="Arial" w:cs="Arial" w:eastAsia="Arial" w:hAnsi="Arial"/>
          <w:sz w:val="24"/>
          <w:szCs w:val="24"/>
          <w:rtl w:val="0"/>
        </w:rPr>
        <w:t xml:space="preserve">   Inicio de Solicitud              Consulta Estado</w:t>
      </w:r>
    </w:p>
    <w:p w:rsidR="00000000" w:rsidDel="00000000" w:rsidP="00000000" w:rsidRDefault="00000000" w:rsidRPr="00000000" w14:paraId="000004EE">
      <w:pPr>
        <w:rPr>
          <w:rFonts w:ascii="Arial" w:cs="Arial" w:eastAsia="Arial" w:hAnsi="Arial"/>
          <w:sz w:val="24"/>
          <w:szCs w:val="24"/>
        </w:rPr>
      </w:pPr>
      <w:r w:rsidDel="00000000" w:rsidR="00000000" w:rsidRPr="00000000">
        <w:rPr>
          <w:rFonts w:ascii="Arial" w:cs="Arial" w:eastAsia="Arial" w:hAnsi="Arial"/>
          <w:sz w:val="24"/>
          <w:szCs w:val="24"/>
          <w:rtl w:val="0"/>
        </w:rPr>
        <w:t xml:space="preserve">   de Expediente                    del Expediente</w:t>
      </w:r>
    </w:p>
    <w:p w:rsidR="00000000" w:rsidDel="00000000" w:rsidP="00000000" w:rsidRDefault="00000000" w:rsidRPr="00000000" w14:paraId="000004EF">
      <w:pPr>
        <w:rPr>
          <w:rFonts w:ascii="Arial" w:cs="Arial" w:eastAsia="Arial" w:hAnsi="Arial"/>
          <w:sz w:val="24"/>
          <w:szCs w:val="24"/>
        </w:rPr>
      </w:pP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4F0">
      <w:pPr>
        <w:rPr>
          <w:rFonts w:ascii="Arial" w:cs="Arial" w:eastAsia="Arial" w:hAnsi="Arial"/>
          <w:sz w:val="24"/>
          <w:szCs w:val="24"/>
        </w:rPr>
      </w:pP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4F1">
      <w:pPr>
        <w:rPr>
          <w:rFonts w:ascii="Arial" w:cs="Arial" w:eastAsia="Arial" w:hAnsi="Arial"/>
          <w:sz w:val="24"/>
          <w:szCs w:val="24"/>
        </w:rPr>
      </w:pPr>
      <w:r w:rsidDel="00000000" w:rsidR="00000000" w:rsidRPr="00000000">
        <w:rPr>
          <w:rFonts w:ascii="Arial" w:cs="Arial" w:eastAsia="Arial" w:hAnsi="Arial"/>
          <w:sz w:val="24"/>
          <w:szCs w:val="24"/>
          <w:rtl w:val="0"/>
        </w:rPr>
        <w:t xml:space="preserve">    [CU-03]                                [CU-08]</w:t>
      </w:r>
    </w:p>
    <w:p w:rsidR="00000000" w:rsidDel="00000000" w:rsidP="00000000" w:rsidRDefault="00000000" w:rsidRPr="00000000" w14:paraId="000004F2">
      <w:pPr>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Número            Notificación de</w:t>
      </w:r>
    </w:p>
    <w:p w:rsidR="00000000" w:rsidDel="00000000" w:rsidP="00000000" w:rsidRDefault="00000000" w:rsidRPr="00000000" w14:paraId="000004F3">
      <w:pPr>
        <w:rPr>
          <w:rFonts w:ascii="Arial" w:cs="Arial" w:eastAsia="Arial" w:hAnsi="Arial"/>
          <w:sz w:val="24"/>
          <w:szCs w:val="24"/>
        </w:rPr>
      </w:pPr>
      <w:r w:rsidDel="00000000" w:rsidR="00000000" w:rsidRPr="00000000">
        <w:rPr>
          <w:rFonts w:ascii="Arial" w:cs="Arial" w:eastAsia="Arial" w:hAnsi="Arial"/>
          <w:sz w:val="24"/>
          <w:szCs w:val="24"/>
          <w:rtl w:val="0"/>
        </w:rPr>
        <w:t xml:space="preserve">  de Expediente                        Resolución</w:t>
      </w:r>
    </w:p>
    <w:p w:rsidR="00000000" w:rsidDel="00000000" w:rsidP="00000000" w:rsidRDefault="00000000" w:rsidRPr="00000000" w14:paraId="000004F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6">
      <w:pPr>
        <w:rPr>
          <w:rFonts w:ascii="Arial" w:cs="Arial" w:eastAsia="Arial" w:hAnsi="Arial"/>
          <w:sz w:val="24"/>
          <w:szCs w:val="24"/>
        </w:rPr>
      </w:pPr>
      <w:r w:rsidDel="00000000" w:rsidR="00000000" w:rsidRPr="00000000">
        <w:rPr>
          <w:rFonts w:ascii="Arial" w:cs="Arial" w:eastAsia="Arial" w:hAnsi="Arial"/>
          <w:sz w:val="24"/>
          <w:szCs w:val="24"/>
          <w:rtl w:val="0"/>
        </w:rPr>
        <w:t xml:space="preserve">[CU-05] </w:t>
      </w:r>
    </w:p>
    <w:p w:rsidR="00000000" w:rsidDel="00000000" w:rsidP="00000000" w:rsidRDefault="00000000" w:rsidRPr="00000000" w14:paraId="000004F7">
      <w:pPr>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de Expediente</w:t>
      </w:r>
    </w:p>
    <w:p w:rsidR="00000000" w:rsidDel="00000000" w:rsidP="00000000" w:rsidRDefault="00000000" w:rsidRPr="00000000" w14:paraId="000004F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A">
      <w:pPr>
        <w:rPr>
          <w:rFonts w:ascii="Arial" w:cs="Arial" w:eastAsia="Arial" w:hAnsi="Arial"/>
          <w:sz w:val="24"/>
          <w:szCs w:val="24"/>
        </w:rPr>
      </w:pPr>
      <w:r w:rsidDel="00000000" w:rsidR="00000000" w:rsidRPr="00000000">
        <w:rPr>
          <w:rFonts w:ascii="Arial" w:cs="Arial" w:eastAsia="Arial" w:hAnsi="Arial"/>
          <w:sz w:val="24"/>
          <w:szCs w:val="24"/>
          <w:rtl w:val="0"/>
        </w:rPr>
        <w:t xml:space="preserve">[CU-06]                                                 +---------------------------------------+</w:t>
      </w:r>
    </w:p>
    <w:p w:rsidR="00000000" w:rsidDel="00000000" w:rsidP="00000000" w:rsidRDefault="00000000" w:rsidRPr="00000000" w14:paraId="000004FB">
      <w:pPr>
        <w:rPr>
          <w:rFonts w:ascii="Arial" w:cs="Arial" w:eastAsia="Arial" w:hAnsi="Arial"/>
          <w:sz w:val="24"/>
          <w:szCs w:val="24"/>
        </w:rPr>
      </w:pPr>
      <w:r w:rsidDel="00000000" w:rsidR="00000000" w:rsidRPr="00000000">
        <w:rPr>
          <w:rFonts w:ascii="Arial" w:cs="Arial" w:eastAsia="Arial" w:hAnsi="Arial"/>
          <w:sz w:val="24"/>
          <w:szCs w:val="24"/>
          <w:rtl w:val="0"/>
        </w:rPr>
        <w:t xml:space="preserve">Revisión de Expediente                   |    Profesional Técnico y juridico  |</w:t>
      </w:r>
    </w:p>
    <w:p w:rsidR="00000000" w:rsidDel="00000000" w:rsidP="00000000" w:rsidRDefault="00000000" w:rsidRPr="00000000" w14:paraId="000004FC">
      <w:pPr>
        <w:rPr>
          <w:rFonts w:ascii="Arial" w:cs="Arial" w:eastAsia="Arial" w:hAnsi="Arial"/>
          <w:sz w:val="24"/>
          <w:szCs w:val="24"/>
        </w:rPr>
      </w:pP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4F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E">
      <w:pPr>
        <w:rPr>
          <w:rFonts w:ascii="Arial" w:cs="Arial" w:eastAsia="Arial" w:hAnsi="Arial"/>
          <w:sz w:val="24"/>
          <w:szCs w:val="24"/>
        </w:rPr>
      </w:pPr>
      <w:r w:rsidDel="00000000" w:rsidR="00000000" w:rsidRPr="00000000">
        <w:rPr>
          <w:rFonts w:ascii="Arial" w:cs="Arial" w:eastAsia="Arial" w:hAnsi="Arial"/>
          <w:sz w:val="24"/>
          <w:szCs w:val="24"/>
          <w:rtl w:val="0"/>
        </w:rPr>
        <w:t xml:space="preserve"> [CU-07]</w:t>
        <w:tab/>
        <w:tab/>
        <w:tab/>
        <w:tab/>
        <w:t xml:space="preserve">+-----------------------+</w:t>
      </w:r>
    </w:p>
    <w:p w:rsidR="00000000" w:rsidDel="00000000" w:rsidP="00000000" w:rsidRDefault="00000000" w:rsidRPr="00000000" w14:paraId="000004FF">
      <w:pPr>
        <w:rPr>
          <w:rFonts w:ascii="Arial" w:cs="Arial" w:eastAsia="Arial" w:hAnsi="Arial"/>
          <w:sz w:val="24"/>
          <w:szCs w:val="24"/>
        </w:rPr>
      </w:pPr>
      <w:r w:rsidDel="00000000" w:rsidR="00000000" w:rsidRPr="00000000">
        <w:rPr>
          <w:rFonts w:ascii="Arial" w:cs="Arial" w:eastAsia="Arial" w:hAnsi="Arial"/>
          <w:sz w:val="24"/>
          <w:szCs w:val="24"/>
          <w:rtl w:val="0"/>
        </w:rPr>
        <w:t xml:space="preserve">Resolución administrativa</w:t>
        <w:tab/>
        <w:tab/>
        <w:t xml:space="preserve"> |</w:t>
        <w:tab/>
        <w:t xml:space="preserve">Director       |</w:t>
        <w:tab/>
      </w:r>
    </w:p>
    <w:p w:rsidR="00000000" w:rsidDel="00000000" w:rsidP="00000000" w:rsidRDefault="00000000" w:rsidRPr="00000000" w14:paraId="00000500">
      <w:pPr>
        <w:rPr>
          <w:rFonts w:ascii="Arial" w:cs="Arial" w:eastAsia="Arial" w:hAnsi="Arial"/>
          <w:sz w:val="24"/>
          <w:szCs w:val="24"/>
        </w:rPr>
      </w:pPr>
      <w:r w:rsidDel="00000000" w:rsidR="00000000" w:rsidRPr="00000000">
        <w:rPr>
          <w:rFonts w:ascii="Arial" w:cs="Arial" w:eastAsia="Arial" w:hAnsi="Arial"/>
          <w:sz w:val="24"/>
          <w:szCs w:val="24"/>
          <w:rtl w:val="0"/>
        </w:rPr>
        <w:t xml:space="preserve">(Aprobación / Rechazo)</w:t>
        <w:tab/>
        <w:tab/>
        <w:t xml:space="preserve">+------------------------+</w:t>
      </w:r>
    </w:p>
    <w:p w:rsidR="00000000" w:rsidDel="00000000" w:rsidP="00000000" w:rsidRDefault="00000000" w:rsidRPr="00000000" w14:paraId="000005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3">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7n6c4b7eb6c1" w:id="139"/>
      <w:bookmarkEnd w:id="139"/>
      <w:r w:rsidDel="00000000" w:rsidR="00000000" w:rsidRPr="00000000">
        <w:rPr>
          <w:rtl w:val="0"/>
        </w:rPr>
      </w:r>
    </w:p>
    <w:p w:rsidR="00000000" w:rsidDel="00000000" w:rsidP="00000000" w:rsidRDefault="00000000" w:rsidRPr="00000000" w14:paraId="00000504">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g6hawp470tpe" w:id="140"/>
      <w:bookmarkEnd w:id="140"/>
      <w:r w:rsidDel="00000000" w:rsidR="00000000" w:rsidRPr="00000000">
        <w:rPr>
          <w:rFonts w:ascii="Arial" w:cs="Arial" w:eastAsia="Arial" w:hAnsi="Arial"/>
          <w:b w:val="1"/>
          <w:bCs w:val="1"/>
          <w:color w:val="000000"/>
          <w:sz w:val="24"/>
          <w:szCs w:val="24"/>
          <w:rtl w:val="0"/>
        </w:rPr>
        <w:t xml:space="preserve">4. Descripción Detallada de los Casos de Uso</w:t>
      </w:r>
    </w:p>
    <w:p w:rsidR="00000000" w:rsidDel="00000000" w:rsidP="00000000" w:rsidRDefault="00000000" w:rsidRPr="00000000" w14:paraId="0000050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6">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ilr8ognes1mg" w:id="141"/>
      <w:bookmarkEnd w:id="141"/>
      <w:r w:rsidDel="00000000" w:rsidR="00000000" w:rsidRPr="00000000">
        <w:rPr>
          <w:rFonts w:ascii="Arial" w:cs="Arial" w:eastAsia="Arial" w:hAnsi="Arial"/>
          <w:b w:val="1"/>
          <w:bCs w:val="1"/>
          <w:color w:val="000000"/>
          <w:sz w:val="24"/>
          <w:szCs w:val="24"/>
          <w:rtl w:val="0"/>
        </w:rPr>
        <w:t xml:space="preserve">1. Módulo de Autenticidad y Seguridad ID</w:t>
      </w:r>
    </w:p>
    <w:p w:rsidR="00000000" w:rsidDel="00000000" w:rsidP="00000000" w:rsidRDefault="00000000" w:rsidRPr="00000000" w14:paraId="00000507">
      <w:pPr>
        <w:rPr>
          <w:rFonts w:ascii="Arial" w:cs="Arial" w:eastAsia="Arial" w:hAnsi="Arial"/>
          <w:sz w:val="24"/>
          <w:szCs w:val="24"/>
        </w:rPr>
      </w:pPr>
      <w:r w:rsidDel="00000000" w:rsidR="00000000" w:rsidRPr="00000000">
        <w:rPr>
          <w:rFonts w:ascii="Arial" w:cs="Arial" w:eastAsia="Arial" w:hAnsi="Arial"/>
          <w:sz w:val="24"/>
          <w:szCs w:val="24"/>
          <w:rtl w:val="0"/>
        </w:rPr>
        <w:t xml:space="preserve">La autenticación se implementa mediante tokens JWT generados en el servidor Node.js (Express), almacenados temporalmente en el cliente React.</w:t>
      </w:r>
    </w:p>
    <w:p w:rsidR="00000000" w:rsidDel="00000000" w:rsidP="00000000" w:rsidRDefault="00000000" w:rsidRPr="00000000" w14:paraId="0000050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eg0cigxdew5x" w:id="142"/>
      <w:bookmarkEnd w:id="142"/>
      <w:r w:rsidDel="00000000" w:rsidR="00000000" w:rsidRPr="00000000">
        <w:rPr>
          <w:rFonts w:ascii="Arial" w:cs="Arial" w:eastAsia="Arial" w:hAnsi="Arial"/>
          <w:b w:val="1"/>
          <w:bCs w:val="1"/>
          <w:color w:val="000000"/>
          <w:sz w:val="24"/>
          <w:szCs w:val="24"/>
          <w:rtl w:val="0"/>
        </w:rPr>
        <w:t xml:space="preserve">CU-01: Registro de usuario</w:t>
      </w:r>
    </w:p>
    <w:p w:rsidR="00000000" w:rsidDel="00000000" w:rsidP="00000000" w:rsidRDefault="00000000" w:rsidRPr="00000000" w14:paraId="00000509">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Presentante / Empleado</w:t>
        <w:br w:type="textWrapping"/>
      </w:r>
    </w:p>
    <w:p w:rsidR="00000000" w:rsidDel="00000000" w:rsidP="00000000" w:rsidRDefault="00000000" w:rsidRPr="00000000" w14:paraId="0000050A">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Permitir a los usuarios crear una cuenta en el sistema.</w:t>
        <w:br w:type="textWrapping"/>
      </w:r>
    </w:p>
    <w:p w:rsidR="00000000" w:rsidDel="00000000" w:rsidP="00000000" w:rsidRDefault="00000000" w:rsidRPr="00000000" w14:paraId="0000050B">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El usuario no debe estar registrado previamente.</w:t>
        <w:br w:type="textWrapping"/>
      </w:r>
    </w:p>
    <w:p w:rsidR="00000000" w:rsidDel="00000000" w:rsidP="00000000" w:rsidRDefault="00000000" w:rsidRPr="00000000" w14:paraId="0000050C">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0D">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selecciona "Registrarse".</w:t>
        <w:br w:type="textWrapping"/>
      </w:r>
    </w:p>
    <w:p w:rsidR="00000000" w:rsidDel="00000000" w:rsidP="00000000" w:rsidRDefault="00000000" w:rsidRPr="00000000" w14:paraId="0000050E">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Ingresa datos personales y de contacto.</w:t>
        <w:br w:type="textWrapping"/>
      </w:r>
    </w:p>
    <w:p w:rsidR="00000000" w:rsidDel="00000000" w:rsidP="00000000" w:rsidRDefault="00000000" w:rsidRPr="00000000" w14:paraId="0000050F">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 una contraseña segura.</w:t>
        <w:br w:type="textWrapping"/>
      </w:r>
    </w:p>
    <w:p w:rsidR="00000000" w:rsidDel="00000000" w:rsidP="00000000" w:rsidRDefault="00000000" w:rsidRPr="00000000" w14:paraId="00000510">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valida la información.</w:t>
        <w:br w:type="textWrapping"/>
      </w:r>
    </w:p>
    <w:p w:rsidR="00000000" w:rsidDel="00000000" w:rsidP="00000000" w:rsidRDefault="00000000" w:rsidRPr="00000000" w14:paraId="00000511">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registra al usuario y confirma el alta.</w:t>
        <w:br w:type="textWrapping"/>
      </w:r>
    </w:p>
    <w:p w:rsidR="00000000" w:rsidDel="00000000" w:rsidP="00000000" w:rsidRDefault="00000000" w:rsidRPr="00000000" w14:paraId="00000512">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alternativo:</w:t>
        <w:br w:type="textWrapping"/>
      </w:r>
    </w:p>
    <w:p w:rsidR="00000000" w:rsidDel="00000000" w:rsidP="00000000" w:rsidRDefault="00000000" w:rsidRPr="00000000" w14:paraId="00000513">
      <w:pPr>
        <w:numPr>
          <w:ilvl w:val="1"/>
          <w:numId w:val="9"/>
        </w:numPr>
        <w:spacing w:after="0" w:afterAutospacing="0" w:before="0" w:beforeAutospacing="0" w:lineRule="auto"/>
        <w:ind w:left="1440" w:hanging="360"/>
        <w:rPr>
          <w:rFonts w:ascii="Arial" w:cs="Arial" w:eastAsia="Arial" w:hAnsi="Arial"/>
          <w:sz w:val="24"/>
          <w:szCs w:val="24"/>
        </w:rPr>
      </w:pPr>
      <w:sdt>
        <w:sdtPr>
          <w:id w:val="-655085883"/>
          <w:tag w:val="goog_rdk_16"/>
        </w:sdtPr>
        <w:sdtContent>
          <w:r w:rsidDel="00000000" w:rsidR="00000000" w:rsidRPr="00000000">
            <w:rPr>
              <w:rFonts w:ascii="Arial Unicode MS" w:cs="Arial Unicode MS" w:eastAsia="Arial Unicode MS" w:hAnsi="Arial Unicode MS"/>
              <w:sz w:val="24"/>
              <w:szCs w:val="24"/>
              <w:rtl w:val="0"/>
            </w:rPr>
            <w:t xml:space="preserve">2a. Datos incompletos → sistema muestra error.</w:t>
            <w:br w:type="textWrapping"/>
          </w:r>
        </w:sdtContent>
      </w:sdt>
    </w:p>
    <w:p w:rsidR="00000000" w:rsidDel="00000000" w:rsidP="00000000" w:rsidRDefault="00000000" w:rsidRPr="00000000" w14:paraId="00000514">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Usuario registrado en el sistema.</w:t>
        <w:br w:type="textWrapping"/>
      </w:r>
    </w:p>
    <w:p w:rsidR="00000000" w:rsidDel="00000000" w:rsidP="00000000" w:rsidRDefault="00000000" w:rsidRPr="00000000" w14:paraId="0000051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6">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4kjavw4n0o8b" w:id="143"/>
      <w:bookmarkEnd w:id="143"/>
      <w:r w:rsidDel="00000000" w:rsidR="00000000" w:rsidRPr="00000000">
        <w:rPr>
          <w:rFonts w:ascii="Arial" w:cs="Arial" w:eastAsia="Arial" w:hAnsi="Arial"/>
          <w:b w:val="1"/>
          <w:bCs w:val="1"/>
          <w:color w:val="000000"/>
          <w:sz w:val="24"/>
          <w:szCs w:val="24"/>
          <w:rtl w:val="0"/>
        </w:rPr>
        <w:t xml:space="preserve">CU-02: Inicio de sesión</w:t>
      </w:r>
    </w:p>
    <w:p w:rsidR="00000000" w:rsidDel="00000000" w:rsidP="00000000" w:rsidRDefault="00000000" w:rsidRPr="00000000" w14:paraId="00000517">
      <w:pPr>
        <w:numPr>
          <w:ilvl w:val="0"/>
          <w:numId w:val="12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Usuario registrado</w:t>
        <w:br w:type="textWrapping"/>
      </w:r>
    </w:p>
    <w:p w:rsidR="00000000" w:rsidDel="00000000" w:rsidP="00000000" w:rsidRDefault="00000000" w:rsidRPr="00000000" w14:paraId="00000518">
      <w:pPr>
        <w:numPr>
          <w:ilvl w:val="0"/>
          <w:numId w:val="1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Acceder al sistema con credenciales seguras.</w:t>
        <w:br w:type="textWrapping"/>
      </w:r>
    </w:p>
    <w:p w:rsidR="00000000" w:rsidDel="00000000" w:rsidP="00000000" w:rsidRDefault="00000000" w:rsidRPr="00000000" w14:paraId="00000519">
      <w:pPr>
        <w:numPr>
          <w:ilvl w:val="0"/>
          <w:numId w:val="1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El usuario debe estar registrado.</w:t>
        <w:br w:type="textWrapping"/>
      </w:r>
    </w:p>
    <w:p w:rsidR="00000000" w:rsidDel="00000000" w:rsidP="00000000" w:rsidRDefault="00000000" w:rsidRPr="00000000" w14:paraId="0000051A">
      <w:pPr>
        <w:numPr>
          <w:ilvl w:val="0"/>
          <w:numId w:val="1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1B">
      <w:pPr>
        <w:numPr>
          <w:ilvl w:val="1"/>
          <w:numId w:val="12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ingresa correo y contraseña.</w:t>
        <w:br w:type="textWrapping"/>
      </w:r>
    </w:p>
    <w:p w:rsidR="00000000" w:rsidDel="00000000" w:rsidP="00000000" w:rsidRDefault="00000000" w:rsidRPr="00000000" w14:paraId="0000051C">
      <w:pPr>
        <w:numPr>
          <w:ilvl w:val="1"/>
          <w:numId w:val="12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valida credenciales.</w:t>
        <w:br w:type="textWrapping"/>
      </w:r>
    </w:p>
    <w:p w:rsidR="00000000" w:rsidDel="00000000" w:rsidP="00000000" w:rsidRDefault="00000000" w:rsidRPr="00000000" w14:paraId="0000051D">
      <w:pPr>
        <w:numPr>
          <w:ilvl w:val="1"/>
          <w:numId w:val="12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 son correctas, se habilita acceso.</w:t>
        <w:br w:type="textWrapping"/>
      </w:r>
    </w:p>
    <w:p w:rsidR="00000000" w:rsidDel="00000000" w:rsidP="00000000" w:rsidRDefault="00000000" w:rsidRPr="00000000" w14:paraId="0000051E">
      <w:pPr>
        <w:numPr>
          <w:ilvl w:val="0"/>
          <w:numId w:val="1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alternativo:</w:t>
        <w:br w:type="textWrapping"/>
      </w:r>
    </w:p>
    <w:p w:rsidR="00000000" w:rsidDel="00000000" w:rsidP="00000000" w:rsidRDefault="00000000" w:rsidRPr="00000000" w14:paraId="0000051F">
      <w:pPr>
        <w:numPr>
          <w:ilvl w:val="1"/>
          <w:numId w:val="124"/>
        </w:numPr>
        <w:spacing w:after="0" w:afterAutospacing="0" w:before="0" w:beforeAutospacing="0" w:lineRule="auto"/>
        <w:ind w:left="1440" w:hanging="360"/>
        <w:rPr>
          <w:rFonts w:ascii="Arial" w:cs="Arial" w:eastAsia="Arial" w:hAnsi="Arial"/>
          <w:sz w:val="24"/>
          <w:szCs w:val="24"/>
        </w:rPr>
      </w:pPr>
      <w:sdt>
        <w:sdtPr>
          <w:id w:val="1876038351"/>
          <w:tag w:val="goog_rdk_17"/>
        </w:sdtPr>
        <w:sdtContent>
          <w:r w:rsidDel="00000000" w:rsidR="00000000" w:rsidRPr="00000000">
            <w:rPr>
              <w:rFonts w:ascii="Arial Unicode MS" w:cs="Arial Unicode MS" w:eastAsia="Arial Unicode MS" w:hAnsi="Arial Unicode MS"/>
              <w:sz w:val="24"/>
              <w:szCs w:val="24"/>
              <w:rtl w:val="0"/>
            </w:rPr>
            <w:t xml:space="preserve">2a. Credenciales inválidas → sistema rechaza acceso.</w:t>
            <w:br w:type="textWrapping"/>
          </w:r>
        </w:sdtContent>
      </w:sdt>
    </w:p>
    <w:p w:rsidR="00000000" w:rsidDel="00000000" w:rsidP="00000000" w:rsidRDefault="00000000" w:rsidRPr="00000000" w14:paraId="00000520">
      <w:pPr>
        <w:numPr>
          <w:ilvl w:val="0"/>
          <w:numId w:val="12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Usuario autenticado.</w:t>
        <w:br w:type="textWrapping"/>
      </w:r>
    </w:p>
    <w:p w:rsidR="00000000" w:rsidDel="00000000" w:rsidP="00000000" w:rsidRDefault="00000000" w:rsidRPr="00000000" w14:paraId="0000052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2">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mw0qks8czyvy" w:id="144"/>
      <w:bookmarkEnd w:id="144"/>
      <w:r w:rsidDel="00000000" w:rsidR="00000000" w:rsidRPr="00000000">
        <w:rPr>
          <w:rFonts w:ascii="Arial" w:cs="Arial" w:eastAsia="Arial" w:hAnsi="Arial"/>
          <w:b w:val="1"/>
          <w:bCs w:val="1"/>
          <w:color w:val="000000"/>
          <w:sz w:val="24"/>
          <w:szCs w:val="24"/>
          <w:rtl w:val="0"/>
        </w:rPr>
        <w:t xml:space="preserve">CU-03: Recuperación de contraseña</w:t>
      </w:r>
    </w:p>
    <w:p w:rsidR="00000000" w:rsidDel="00000000" w:rsidP="00000000" w:rsidRDefault="00000000" w:rsidRPr="00000000" w14:paraId="00000523">
      <w:pPr>
        <w:numPr>
          <w:ilvl w:val="0"/>
          <w:numId w:val="6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Usuario</w:t>
        <w:br w:type="textWrapping"/>
      </w:r>
    </w:p>
    <w:p w:rsidR="00000000" w:rsidDel="00000000" w:rsidP="00000000" w:rsidRDefault="00000000" w:rsidRPr="00000000" w14:paraId="00000524">
      <w:pPr>
        <w:numPr>
          <w:ilvl w:val="0"/>
          <w:numId w:val="6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Permitir recuperar acceso en caso de olvidar la contraseña.</w:t>
        <w:br w:type="textWrapping"/>
      </w:r>
    </w:p>
    <w:p w:rsidR="00000000" w:rsidDel="00000000" w:rsidP="00000000" w:rsidRDefault="00000000" w:rsidRPr="00000000" w14:paraId="00000525">
      <w:pPr>
        <w:numPr>
          <w:ilvl w:val="0"/>
          <w:numId w:val="6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Usuario debe tener correo registrado.</w:t>
        <w:br w:type="textWrapping"/>
      </w:r>
    </w:p>
    <w:p w:rsidR="00000000" w:rsidDel="00000000" w:rsidP="00000000" w:rsidRDefault="00000000" w:rsidRPr="00000000" w14:paraId="00000526">
      <w:pPr>
        <w:numPr>
          <w:ilvl w:val="0"/>
          <w:numId w:val="6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27">
      <w:pPr>
        <w:numPr>
          <w:ilvl w:val="1"/>
          <w:numId w:val="6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selecciona "Olvidé mi contraseña".</w:t>
        <w:br w:type="textWrapping"/>
      </w:r>
    </w:p>
    <w:p w:rsidR="00000000" w:rsidDel="00000000" w:rsidP="00000000" w:rsidRDefault="00000000" w:rsidRPr="00000000" w14:paraId="00000528">
      <w:pPr>
        <w:numPr>
          <w:ilvl w:val="1"/>
          <w:numId w:val="6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Ingresa correo asociado.</w:t>
        <w:br w:type="textWrapping"/>
      </w:r>
    </w:p>
    <w:p w:rsidR="00000000" w:rsidDel="00000000" w:rsidP="00000000" w:rsidRDefault="00000000" w:rsidRPr="00000000" w14:paraId="00000529">
      <w:pPr>
        <w:numPr>
          <w:ilvl w:val="1"/>
          <w:numId w:val="6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envía enlace/código de recuperación.</w:t>
        <w:br w:type="textWrapping"/>
      </w:r>
    </w:p>
    <w:p w:rsidR="00000000" w:rsidDel="00000000" w:rsidP="00000000" w:rsidRDefault="00000000" w:rsidRPr="00000000" w14:paraId="0000052A">
      <w:pPr>
        <w:numPr>
          <w:ilvl w:val="1"/>
          <w:numId w:val="6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define nueva contraseña.</w:t>
        <w:br w:type="textWrapping"/>
      </w:r>
    </w:p>
    <w:p w:rsidR="00000000" w:rsidDel="00000000" w:rsidP="00000000" w:rsidRDefault="00000000" w:rsidRPr="00000000" w14:paraId="0000052B">
      <w:pPr>
        <w:numPr>
          <w:ilvl w:val="0"/>
          <w:numId w:val="6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Contraseña actualizada.</w:t>
        <w:br w:type="textWrapping"/>
      </w:r>
    </w:p>
    <w:p w:rsidR="00000000" w:rsidDel="00000000" w:rsidP="00000000" w:rsidRDefault="00000000" w:rsidRPr="00000000" w14:paraId="000005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D">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lpjqm7dmip4i" w:id="145"/>
      <w:bookmarkEnd w:id="145"/>
      <w:r w:rsidDel="00000000" w:rsidR="00000000" w:rsidRPr="00000000">
        <w:rPr>
          <w:rFonts w:ascii="Arial" w:cs="Arial" w:eastAsia="Arial" w:hAnsi="Arial"/>
          <w:b w:val="1"/>
          <w:bCs w:val="1"/>
          <w:color w:val="000000"/>
          <w:sz w:val="24"/>
          <w:szCs w:val="24"/>
          <w:rtl w:val="0"/>
        </w:rPr>
        <w:t xml:space="preserve">CU-04: Administración de roles y permisos</w:t>
      </w:r>
    </w:p>
    <w:p w:rsidR="00000000" w:rsidDel="00000000" w:rsidP="00000000" w:rsidRDefault="00000000" w:rsidRPr="00000000" w14:paraId="0000052E">
      <w:pPr>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Administrador</w:t>
        <w:br w:type="textWrapping"/>
      </w:r>
    </w:p>
    <w:p w:rsidR="00000000" w:rsidDel="00000000" w:rsidP="00000000" w:rsidRDefault="00000000" w:rsidRPr="00000000" w14:paraId="0000052F">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Asignar permisos según el perfil (ciudadano, funcionario, etc.).</w:t>
        <w:br w:type="textWrapping"/>
      </w:r>
    </w:p>
    <w:p w:rsidR="00000000" w:rsidDel="00000000" w:rsidP="00000000" w:rsidRDefault="00000000" w:rsidRPr="00000000" w14:paraId="00000530">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Usuario debe estar creado.</w:t>
        <w:br w:type="textWrapping"/>
      </w:r>
    </w:p>
    <w:p w:rsidR="00000000" w:rsidDel="00000000" w:rsidP="00000000" w:rsidRDefault="00000000" w:rsidRPr="00000000" w14:paraId="00000531">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32">
      <w:pPr>
        <w:numPr>
          <w:ilvl w:val="1"/>
          <w:numId w:val="1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 accede a gestión de roles.</w:t>
        <w:br w:type="textWrapping"/>
      </w:r>
    </w:p>
    <w:p w:rsidR="00000000" w:rsidDel="00000000" w:rsidP="00000000" w:rsidRDefault="00000000" w:rsidRPr="00000000" w14:paraId="00000533">
      <w:pPr>
        <w:numPr>
          <w:ilvl w:val="1"/>
          <w:numId w:val="1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Selecciona usuario.</w:t>
        <w:br w:type="textWrapping"/>
      </w:r>
    </w:p>
    <w:p w:rsidR="00000000" w:rsidDel="00000000" w:rsidP="00000000" w:rsidRDefault="00000000" w:rsidRPr="00000000" w14:paraId="00000534">
      <w:pPr>
        <w:numPr>
          <w:ilvl w:val="1"/>
          <w:numId w:val="1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Asigna permisos y guarda.</w:t>
        <w:br w:type="textWrapping"/>
      </w:r>
    </w:p>
    <w:p w:rsidR="00000000" w:rsidDel="00000000" w:rsidP="00000000" w:rsidRDefault="00000000" w:rsidRPr="00000000" w14:paraId="00000535">
      <w:pPr>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Usuario con rol actualizado.</w:t>
        <w:br w:type="textWrapping"/>
      </w:r>
    </w:p>
    <w:p w:rsidR="00000000" w:rsidDel="00000000" w:rsidP="00000000" w:rsidRDefault="00000000" w:rsidRPr="00000000" w14:paraId="0000053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7">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toskzewilurn" w:id="146"/>
      <w:bookmarkEnd w:id="146"/>
      <w:r w:rsidDel="00000000" w:rsidR="00000000" w:rsidRPr="00000000">
        <w:rPr>
          <w:rFonts w:ascii="Arial" w:cs="Arial" w:eastAsia="Arial" w:hAnsi="Arial"/>
          <w:b w:val="1"/>
          <w:bCs w:val="1"/>
          <w:color w:val="000000"/>
          <w:sz w:val="24"/>
          <w:szCs w:val="24"/>
          <w:rtl w:val="0"/>
        </w:rPr>
        <w:t xml:space="preserve">CU-05: Auditoría de accesos</w:t>
      </w:r>
    </w:p>
    <w:p w:rsidR="00000000" w:rsidDel="00000000" w:rsidP="00000000" w:rsidRDefault="00000000" w:rsidRPr="00000000" w14:paraId="00000538">
      <w:pPr>
        <w:numPr>
          <w:ilvl w:val="0"/>
          <w:numId w:val="6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Administrador</w:t>
        <w:br w:type="textWrapping"/>
      </w:r>
    </w:p>
    <w:p w:rsidR="00000000" w:rsidDel="00000000" w:rsidP="00000000" w:rsidRDefault="00000000" w:rsidRPr="00000000" w14:paraId="00000539">
      <w:pPr>
        <w:numPr>
          <w:ilvl w:val="0"/>
          <w:numId w:val="6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Registrar y consultar accesos al sistema.</w:t>
        <w:br w:type="textWrapping"/>
      </w:r>
    </w:p>
    <w:p w:rsidR="00000000" w:rsidDel="00000000" w:rsidP="00000000" w:rsidRDefault="00000000" w:rsidRPr="00000000" w14:paraId="0000053A">
      <w:pPr>
        <w:numPr>
          <w:ilvl w:val="0"/>
          <w:numId w:val="6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Existencia de usuarios activos.</w:t>
        <w:br w:type="textWrapping"/>
      </w:r>
    </w:p>
    <w:p w:rsidR="00000000" w:rsidDel="00000000" w:rsidP="00000000" w:rsidRDefault="00000000" w:rsidRPr="00000000" w14:paraId="0000053B">
      <w:pPr>
        <w:numPr>
          <w:ilvl w:val="0"/>
          <w:numId w:val="6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3C">
      <w:pPr>
        <w:numPr>
          <w:ilvl w:val="1"/>
          <w:numId w:val="6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registra cada inicio y acción.</w:t>
        <w:br w:type="textWrapping"/>
      </w:r>
    </w:p>
    <w:p w:rsidR="00000000" w:rsidDel="00000000" w:rsidP="00000000" w:rsidRDefault="00000000" w:rsidRPr="00000000" w14:paraId="0000053D">
      <w:pPr>
        <w:numPr>
          <w:ilvl w:val="1"/>
          <w:numId w:val="6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 consulta logs.</w:t>
        <w:br w:type="textWrapping"/>
      </w:r>
    </w:p>
    <w:p w:rsidR="00000000" w:rsidDel="00000000" w:rsidP="00000000" w:rsidRDefault="00000000" w:rsidRPr="00000000" w14:paraId="0000053E">
      <w:pPr>
        <w:numPr>
          <w:ilvl w:val="0"/>
          <w:numId w:val="6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Reporte de accesos disponible.</w:t>
        <w:br w:type="textWrapping"/>
      </w:r>
    </w:p>
    <w:p w:rsidR="00000000" w:rsidDel="00000000" w:rsidP="00000000" w:rsidRDefault="00000000" w:rsidRPr="00000000" w14:paraId="000005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0">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25t7xx9q8sqs" w:id="147"/>
      <w:bookmarkEnd w:id="147"/>
      <w:r w:rsidDel="00000000" w:rsidR="00000000" w:rsidRPr="00000000">
        <w:rPr>
          <w:rFonts w:ascii="Arial" w:cs="Arial" w:eastAsia="Arial" w:hAnsi="Arial"/>
          <w:b w:val="1"/>
          <w:bCs w:val="1"/>
          <w:color w:val="000000"/>
          <w:sz w:val="24"/>
          <w:szCs w:val="24"/>
          <w:rtl w:val="0"/>
        </w:rPr>
        <w:t xml:space="preserve">CU-06: Doble factor de autenticación</w:t>
      </w:r>
    </w:p>
    <w:p w:rsidR="00000000" w:rsidDel="00000000" w:rsidP="00000000" w:rsidRDefault="00000000" w:rsidRPr="00000000" w14:paraId="00000541">
      <w:pPr>
        <w:numPr>
          <w:ilvl w:val="0"/>
          <w:numId w:val="12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Usuario</w:t>
        <w:br w:type="textWrapping"/>
      </w:r>
    </w:p>
    <w:p w:rsidR="00000000" w:rsidDel="00000000" w:rsidP="00000000" w:rsidRDefault="00000000" w:rsidRPr="00000000" w14:paraId="00000542">
      <w:pPr>
        <w:numPr>
          <w:ilvl w:val="0"/>
          <w:numId w:val="12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Añadir seguridad adicional en el inicio de sesión.</w:t>
        <w:br w:type="textWrapping"/>
      </w:r>
    </w:p>
    <w:p w:rsidR="00000000" w:rsidDel="00000000" w:rsidP="00000000" w:rsidRDefault="00000000" w:rsidRPr="00000000" w14:paraId="00000543">
      <w:pPr>
        <w:numPr>
          <w:ilvl w:val="0"/>
          <w:numId w:val="12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Usuario registrado.</w:t>
        <w:br w:type="textWrapping"/>
      </w:r>
    </w:p>
    <w:p w:rsidR="00000000" w:rsidDel="00000000" w:rsidP="00000000" w:rsidRDefault="00000000" w:rsidRPr="00000000" w14:paraId="00000544">
      <w:pPr>
        <w:numPr>
          <w:ilvl w:val="0"/>
          <w:numId w:val="12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45">
      <w:pPr>
        <w:numPr>
          <w:ilvl w:val="1"/>
          <w:numId w:val="12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ingresa credenciales.</w:t>
        <w:br w:type="textWrapping"/>
      </w:r>
    </w:p>
    <w:p w:rsidR="00000000" w:rsidDel="00000000" w:rsidP="00000000" w:rsidRDefault="00000000" w:rsidRPr="00000000" w14:paraId="00000546">
      <w:pPr>
        <w:numPr>
          <w:ilvl w:val="1"/>
          <w:numId w:val="12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envía código a SMS/correo.</w:t>
        <w:br w:type="textWrapping"/>
      </w:r>
    </w:p>
    <w:p w:rsidR="00000000" w:rsidDel="00000000" w:rsidP="00000000" w:rsidRDefault="00000000" w:rsidRPr="00000000" w14:paraId="00000547">
      <w:pPr>
        <w:numPr>
          <w:ilvl w:val="1"/>
          <w:numId w:val="12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ingresa código.</w:t>
        <w:br w:type="textWrapping"/>
      </w:r>
    </w:p>
    <w:p w:rsidR="00000000" w:rsidDel="00000000" w:rsidP="00000000" w:rsidRDefault="00000000" w:rsidRPr="00000000" w14:paraId="00000548">
      <w:pPr>
        <w:numPr>
          <w:ilvl w:val="1"/>
          <w:numId w:val="12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valida y concede acceso.</w:t>
        <w:br w:type="textWrapping"/>
      </w:r>
    </w:p>
    <w:p w:rsidR="00000000" w:rsidDel="00000000" w:rsidP="00000000" w:rsidRDefault="00000000" w:rsidRPr="00000000" w14:paraId="00000549">
      <w:pPr>
        <w:numPr>
          <w:ilvl w:val="0"/>
          <w:numId w:val="12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Inicio de sesión seguro con 2FA.</w:t>
        <w:br w:type="textWrapping"/>
      </w:r>
    </w:p>
    <w:p w:rsidR="00000000" w:rsidDel="00000000" w:rsidP="00000000" w:rsidRDefault="00000000" w:rsidRPr="00000000" w14:paraId="000005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B">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4ggehhrjcx5n" w:id="148"/>
      <w:bookmarkEnd w:id="148"/>
      <w:r w:rsidDel="00000000" w:rsidR="00000000" w:rsidRPr="00000000">
        <w:rPr>
          <w:rFonts w:ascii="Arial" w:cs="Arial" w:eastAsia="Arial" w:hAnsi="Arial"/>
          <w:b w:val="1"/>
          <w:bCs w:val="1"/>
          <w:color w:val="000000"/>
          <w:sz w:val="24"/>
          <w:szCs w:val="24"/>
          <w:rtl w:val="0"/>
        </w:rPr>
        <w:t xml:space="preserve"> 2. Módulo de Gestión de Expedientes</w:t>
      </w:r>
    </w:p>
    <w:p w:rsidR="00000000" w:rsidDel="00000000" w:rsidP="00000000" w:rsidRDefault="00000000" w:rsidRPr="00000000" w14:paraId="000005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D">
      <w:pPr>
        <w:rPr>
          <w:rFonts w:ascii="Arial" w:cs="Arial" w:eastAsia="Arial" w:hAnsi="Arial"/>
          <w:sz w:val="24"/>
          <w:szCs w:val="24"/>
        </w:rPr>
      </w:pPr>
      <w:r w:rsidDel="00000000" w:rsidR="00000000" w:rsidRPr="00000000">
        <w:rPr>
          <w:rFonts w:ascii="Arial" w:cs="Arial" w:eastAsia="Arial" w:hAnsi="Arial"/>
          <w:sz w:val="24"/>
          <w:szCs w:val="24"/>
          <w:rtl w:val="0"/>
        </w:rPr>
        <w:t xml:space="preserve">Los documentos adjuntos se almacenan en el servidor (Express) y se registran en la base de datos MySQL, vinculados al expediente correspondiente.</w:t>
      </w:r>
    </w:p>
    <w:p w:rsidR="00000000" w:rsidDel="00000000" w:rsidP="00000000" w:rsidRDefault="00000000" w:rsidRPr="00000000" w14:paraId="0000054E">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7hdcctmw1e11" w:id="149"/>
      <w:bookmarkEnd w:id="149"/>
      <w:r w:rsidDel="00000000" w:rsidR="00000000" w:rsidRPr="00000000">
        <w:rPr>
          <w:rFonts w:ascii="Arial" w:cs="Arial" w:eastAsia="Arial" w:hAnsi="Arial"/>
          <w:b w:val="1"/>
          <w:bCs w:val="1"/>
          <w:color w:val="000000"/>
          <w:sz w:val="24"/>
          <w:szCs w:val="24"/>
          <w:rtl w:val="0"/>
        </w:rPr>
        <w:t xml:space="preserve">CU-07: Creación de expediente</w:t>
      </w:r>
    </w:p>
    <w:p w:rsidR="00000000" w:rsidDel="00000000" w:rsidP="00000000" w:rsidRDefault="00000000" w:rsidRPr="00000000" w14:paraId="0000054F">
      <w:pPr>
        <w:numPr>
          <w:ilvl w:val="0"/>
          <w:numId w:val="8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Presentante </w:t>
        <w:br w:type="textWrapping"/>
      </w:r>
    </w:p>
    <w:p w:rsidR="00000000" w:rsidDel="00000000" w:rsidP="00000000" w:rsidRDefault="00000000" w:rsidRPr="00000000" w14:paraId="00000550">
      <w:pPr>
        <w:numPr>
          <w:ilvl w:val="0"/>
          <w:numId w:val="8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Generar un nuevo expediente en el sistema.</w:t>
        <w:br w:type="textWrapping"/>
      </w:r>
    </w:p>
    <w:p w:rsidR="00000000" w:rsidDel="00000000" w:rsidP="00000000" w:rsidRDefault="00000000" w:rsidRPr="00000000" w14:paraId="00000551">
      <w:pPr>
        <w:numPr>
          <w:ilvl w:val="0"/>
          <w:numId w:val="8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Usuario autenticado.</w:t>
        <w:br w:type="textWrapping"/>
      </w:r>
    </w:p>
    <w:p w:rsidR="00000000" w:rsidDel="00000000" w:rsidP="00000000" w:rsidRDefault="00000000" w:rsidRPr="00000000" w14:paraId="00000552">
      <w:pPr>
        <w:numPr>
          <w:ilvl w:val="0"/>
          <w:numId w:val="8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53">
      <w:pPr>
        <w:numPr>
          <w:ilvl w:val="1"/>
          <w:numId w:val="8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selecciona "Nuevo expediente".</w:t>
        <w:br w:type="textWrapping"/>
      </w:r>
    </w:p>
    <w:p w:rsidR="00000000" w:rsidDel="00000000" w:rsidP="00000000" w:rsidRDefault="00000000" w:rsidRPr="00000000" w14:paraId="00000554">
      <w:pPr>
        <w:numPr>
          <w:ilvl w:val="1"/>
          <w:numId w:val="8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Ingresa datos básicos.</w:t>
        <w:br w:type="textWrapping"/>
      </w:r>
    </w:p>
    <w:p w:rsidR="00000000" w:rsidDel="00000000" w:rsidP="00000000" w:rsidRDefault="00000000" w:rsidRPr="00000000" w14:paraId="00000555">
      <w:pPr>
        <w:numPr>
          <w:ilvl w:val="1"/>
          <w:numId w:val="8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asigna número único.</w:t>
        <w:br w:type="textWrapping"/>
      </w:r>
    </w:p>
    <w:p w:rsidR="00000000" w:rsidDel="00000000" w:rsidP="00000000" w:rsidRDefault="00000000" w:rsidRPr="00000000" w14:paraId="00000556">
      <w:pPr>
        <w:numPr>
          <w:ilvl w:val="0"/>
          <w:numId w:val="8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Expediente creado en estado inicial.</w:t>
        <w:br w:type="textWrapping"/>
      </w:r>
    </w:p>
    <w:p w:rsidR="00000000" w:rsidDel="00000000" w:rsidP="00000000" w:rsidRDefault="00000000" w:rsidRPr="00000000" w14:paraId="000005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7uv10qhax96q" w:id="150"/>
      <w:bookmarkEnd w:id="150"/>
      <w:r w:rsidDel="00000000" w:rsidR="00000000" w:rsidRPr="00000000">
        <w:rPr>
          <w:rFonts w:ascii="Arial" w:cs="Arial" w:eastAsia="Arial" w:hAnsi="Arial"/>
          <w:b w:val="1"/>
          <w:bCs w:val="1"/>
          <w:color w:val="000000"/>
          <w:sz w:val="24"/>
          <w:szCs w:val="24"/>
          <w:rtl w:val="0"/>
        </w:rPr>
        <w:t xml:space="preserve">CU-08: Adjuntar documentos al expediente</w:t>
      </w:r>
    </w:p>
    <w:p w:rsidR="00000000" w:rsidDel="00000000" w:rsidP="00000000" w:rsidRDefault="00000000" w:rsidRPr="00000000" w14:paraId="00000559">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Usuario autenticado</w:t>
        <w:br w:type="textWrapping"/>
      </w:r>
    </w:p>
    <w:p w:rsidR="00000000" w:rsidDel="00000000" w:rsidP="00000000" w:rsidRDefault="00000000" w:rsidRPr="00000000" w14:paraId="0000055A">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5B">
      <w:pPr>
        <w:numPr>
          <w:ilvl w:val="1"/>
          <w:numId w:val="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selecciona expediente.</w:t>
        <w:br w:type="textWrapping"/>
      </w:r>
    </w:p>
    <w:p w:rsidR="00000000" w:rsidDel="00000000" w:rsidP="00000000" w:rsidRDefault="00000000" w:rsidRPr="00000000" w14:paraId="0000055C">
      <w:pPr>
        <w:numPr>
          <w:ilvl w:val="1"/>
          <w:numId w:val="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Adjunta archivos.</w:t>
        <w:br w:type="textWrapping"/>
      </w:r>
    </w:p>
    <w:p w:rsidR="00000000" w:rsidDel="00000000" w:rsidP="00000000" w:rsidRDefault="00000000" w:rsidRPr="00000000" w14:paraId="0000055D">
      <w:pPr>
        <w:numPr>
          <w:ilvl w:val="1"/>
          <w:numId w:val="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valida formato/tamaño.</w:t>
        <w:br w:type="textWrapping"/>
      </w:r>
    </w:p>
    <w:p w:rsidR="00000000" w:rsidDel="00000000" w:rsidP="00000000" w:rsidRDefault="00000000" w:rsidRPr="00000000" w14:paraId="0000055E">
      <w:pPr>
        <w:numPr>
          <w:ilvl w:val="1"/>
          <w:numId w:val="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Documentos quedan asociados al expediente.</w:t>
        <w:br w:type="textWrapping"/>
      </w:r>
    </w:p>
    <w:p w:rsidR="00000000" w:rsidDel="00000000" w:rsidP="00000000" w:rsidRDefault="00000000" w:rsidRPr="00000000" w14:paraId="0000055F">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Documentos almacenados.</w:t>
        <w:br w:type="textWrapping"/>
      </w:r>
    </w:p>
    <w:p w:rsidR="00000000" w:rsidDel="00000000" w:rsidP="00000000" w:rsidRDefault="00000000" w:rsidRPr="00000000" w14:paraId="000005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1">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kpyrpda5yc6u" w:id="151"/>
      <w:bookmarkEnd w:id="151"/>
      <w:r w:rsidDel="00000000" w:rsidR="00000000" w:rsidRPr="00000000">
        <w:rPr>
          <w:rFonts w:ascii="Arial" w:cs="Arial" w:eastAsia="Arial" w:hAnsi="Arial"/>
          <w:b w:val="1"/>
          <w:bCs w:val="1"/>
          <w:color w:val="000000"/>
          <w:sz w:val="24"/>
          <w:szCs w:val="24"/>
          <w:rtl w:val="0"/>
        </w:rPr>
        <w:t xml:space="preserve">CU-09: Asignación de expediente a un área</w:t>
      </w:r>
    </w:p>
    <w:p w:rsidR="00000000" w:rsidDel="00000000" w:rsidP="00000000" w:rsidRDefault="00000000" w:rsidRPr="00000000" w14:paraId="00000562">
      <w:pPr>
        <w:numPr>
          <w:ilvl w:val="0"/>
          <w:numId w:val="3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Funcionario / Administrador/ Mesa de entrada</w:t>
        <w:br w:type="textWrapping"/>
      </w:r>
    </w:p>
    <w:p w:rsidR="00000000" w:rsidDel="00000000" w:rsidP="00000000" w:rsidRDefault="00000000" w:rsidRPr="00000000" w14:paraId="00000563">
      <w:pPr>
        <w:numPr>
          <w:ilvl w:val="0"/>
          <w:numId w:val="3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Derivar expediente al área responsable.</w:t>
        <w:br w:type="textWrapping"/>
      </w:r>
    </w:p>
    <w:p w:rsidR="00000000" w:rsidDel="00000000" w:rsidP="00000000" w:rsidRDefault="00000000" w:rsidRPr="00000000" w14:paraId="00000564">
      <w:pPr>
        <w:numPr>
          <w:ilvl w:val="0"/>
          <w:numId w:val="3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65">
      <w:pPr>
        <w:numPr>
          <w:ilvl w:val="1"/>
          <w:numId w:val="3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Selecciona expediente.</w:t>
        <w:br w:type="textWrapping"/>
      </w:r>
    </w:p>
    <w:p w:rsidR="00000000" w:rsidDel="00000000" w:rsidP="00000000" w:rsidRDefault="00000000" w:rsidRPr="00000000" w14:paraId="00000566">
      <w:pPr>
        <w:numPr>
          <w:ilvl w:val="1"/>
          <w:numId w:val="3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Asigna área/departamento.</w:t>
        <w:br w:type="textWrapping"/>
      </w:r>
    </w:p>
    <w:p w:rsidR="00000000" w:rsidDel="00000000" w:rsidP="00000000" w:rsidRDefault="00000000" w:rsidRPr="00000000" w14:paraId="00000567">
      <w:pPr>
        <w:numPr>
          <w:ilvl w:val="1"/>
          <w:numId w:val="30"/>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registra la asignación.</w:t>
        <w:br w:type="textWrapping"/>
      </w:r>
    </w:p>
    <w:p w:rsidR="00000000" w:rsidDel="00000000" w:rsidP="00000000" w:rsidRDefault="00000000" w:rsidRPr="00000000" w14:paraId="000005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9">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kqeklragrixi" w:id="152"/>
      <w:bookmarkEnd w:id="152"/>
      <w:r w:rsidDel="00000000" w:rsidR="00000000" w:rsidRPr="00000000">
        <w:rPr>
          <w:rFonts w:ascii="Arial" w:cs="Arial" w:eastAsia="Arial" w:hAnsi="Arial"/>
          <w:b w:val="1"/>
          <w:bCs w:val="1"/>
          <w:color w:val="000000"/>
          <w:sz w:val="24"/>
          <w:szCs w:val="24"/>
          <w:rtl w:val="0"/>
        </w:rPr>
        <w:t xml:space="preserve">CU-10: Seguimiento de expediente</w:t>
      </w:r>
    </w:p>
    <w:p w:rsidR="00000000" w:rsidDel="00000000" w:rsidP="00000000" w:rsidRDefault="00000000" w:rsidRPr="00000000" w14:paraId="0000056A">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Presentante / Funcionario</w:t>
        <w:br w:type="textWrapping"/>
      </w:r>
    </w:p>
    <w:p w:rsidR="00000000" w:rsidDel="00000000" w:rsidP="00000000" w:rsidRDefault="00000000" w:rsidRPr="00000000" w14:paraId="0000056B">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Consultar estado e historial.</w:t>
        <w:br w:type="textWrapping"/>
      </w:r>
    </w:p>
    <w:p w:rsidR="00000000" w:rsidDel="00000000" w:rsidP="00000000" w:rsidRDefault="00000000" w:rsidRPr="00000000" w14:paraId="0000056C">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6D">
      <w:pPr>
        <w:numPr>
          <w:ilvl w:val="1"/>
          <w:numId w:val="1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accede a “Mis expedientes”.</w:t>
        <w:br w:type="textWrapping"/>
      </w:r>
    </w:p>
    <w:p w:rsidR="00000000" w:rsidDel="00000000" w:rsidP="00000000" w:rsidRDefault="00000000" w:rsidRPr="00000000" w14:paraId="0000056E">
      <w:pPr>
        <w:numPr>
          <w:ilvl w:val="1"/>
          <w:numId w:val="1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Selecciona expediente.</w:t>
        <w:br w:type="textWrapping"/>
      </w:r>
    </w:p>
    <w:p w:rsidR="00000000" w:rsidDel="00000000" w:rsidP="00000000" w:rsidRDefault="00000000" w:rsidRPr="00000000" w14:paraId="0000056F">
      <w:pPr>
        <w:numPr>
          <w:ilvl w:val="1"/>
          <w:numId w:val="11"/>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muestra estado actual e historial.</w:t>
        <w:br w:type="textWrapping"/>
      </w:r>
    </w:p>
    <w:p w:rsidR="00000000" w:rsidDel="00000000" w:rsidP="00000000" w:rsidRDefault="00000000" w:rsidRPr="00000000" w14:paraId="00000570">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hupyvrsyd75f" w:id="153"/>
      <w:bookmarkEnd w:id="153"/>
      <w:r w:rsidDel="00000000" w:rsidR="00000000" w:rsidRPr="00000000">
        <w:rPr>
          <w:rFonts w:ascii="Arial" w:cs="Arial" w:eastAsia="Arial" w:hAnsi="Arial"/>
          <w:b w:val="1"/>
          <w:bCs w:val="1"/>
          <w:color w:val="000000"/>
          <w:sz w:val="24"/>
          <w:szCs w:val="24"/>
          <w:rtl w:val="0"/>
        </w:rPr>
        <w:t xml:space="preserve">CU-11: Modificación de datos del expediente</w:t>
      </w:r>
    </w:p>
    <w:p w:rsidR="00000000" w:rsidDel="00000000" w:rsidP="00000000" w:rsidRDefault="00000000" w:rsidRPr="00000000" w14:paraId="00000571">
      <w:pPr>
        <w:numPr>
          <w:ilvl w:val="0"/>
          <w:numId w:val="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Funcionario autorizado/ Mesa de entrada</w:t>
        <w:br w:type="textWrapping"/>
      </w:r>
    </w:p>
    <w:p w:rsidR="00000000" w:rsidDel="00000000" w:rsidP="00000000" w:rsidRDefault="00000000" w:rsidRPr="00000000" w14:paraId="00000572">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Actualizar información.</w:t>
        <w:br w:type="textWrapping"/>
      </w:r>
    </w:p>
    <w:p w:rsidR="00000000" w:rsidDel="00000000" w:rsidP="00000000" w:rsidRDefault="00000000" w:rsidRPr="00000000" w14:paraId="00000573">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Permisos de edición.</w:t>
        <w:br w:type="textWrapping"/>
      </w:r>
    </w:p>
    <w:p w:rsidR="00000000" w:rsidDel="00000000" w:rsidP="00000000" w:rsidRDefault="00000000" w:rsidRPr="00000000" w14:paraId="00000574">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75">
      <w:pPr>
        <w:numPr>
          <w:ilvl w:val="1"/>
          <w:numId w:val="1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Funcionario abre expediente.</w:t>
        <w:br w:type="textWrapping"/>
      </w:r>
    </w:p>
    <w:p w:rsidR="00000000" w:rsidDel="00000000" w:rsidP="00000000" w:rsidRDefault="00000000" w:rsidRPr="00000000" w14:paraId="00000576">
      <w:pPr>
        <w:numPr>
          <w:ilvl w:val="1"/>
          <w:numId w:val="1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Edita campos.</w:t>
        <w:br w:type="textWrapping"/>
      </w:r>
    </w:p>
    <w:p w:rsidR="00000000" w:rsidDel="00000000" w:rsidP="00000000" w:rsidRDefault="00000000" w:rsidRPr="00000000" w14:paraId="00000577">
      <w:pPr>
        <w:numPr>
          <w:ilvl w:val="1"/>
          <w:numId w:val="19"/>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Guarda cambios.</w:t>
        <w:br w:type="textWrapping"/>
      </w:r>
    </w:p>
    <w:p w:rsidR="00000000" w:rsidDel="00000000" w:rsidP="00000000" w:rsidRDefault="00000000" w:rsidRPr="00000000" w14:paraId="0000057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9">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6921ofrejrxc" w:id="154"/>
      <w:bookmarkEnd w:id="154"/>
      <w:r w:rsidDel="00000000" w:rsidR="00000000" w:rsidRPr="00000000">
        <w:rPr>
          <w:rFonts w:ascii="Arial" w:cs="Arial" w:eastAsia="Arial" w:hAnsi="Arial"/>
          <w:b w:val="1"/>
          <w:bCs w:val="1"/>
          <w:color w:val="000000"/>
          <w:sz w:val="24"/>
          <w:szCs w:val="24"/>
          <w:rtl w:val="0"/>
        </w:rPr>
        <w:t xml:space="preserve">CU-12: Cierre del expediente</w:t>
      </w:r>
    </w:p>
    <w:p w:rsidR="00000000" w:rsidDel="00000000" w:rsidP="00000000" w:rsidRDefault="00000000" w:rsidRPr="00000000" w14:paraId="0000057A">
      <w:pPr>
        <w:numPr>
          <w:ilvl w:val="0"/>
          <w:numId w:val="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Director</w:t>
        <w:br w:type="textWrapping"/>
      </w:r>
    </w:p>
    <w:p w:rsidR="00000000" w:rsidDel="00000000" w:rsidP="00000000" w:rsidRDefault="00000000" w:rsidRPr="00000000" w14:paraId="0000057B">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Finalizar formalmente el trámite mediante la aprobación o rechazo administrativo del expediente.</w:t>
        <w:br w:type="textWrapping"/>
      </w:r>
    </w:p>
    <w:p w:rsidR="00000000" w:rsidDel="00000000" w:rsidP="00000000" w:rsidRDefault="00000000" w:rsidRPr="00000000" w14:paraId="0000057C">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7D">
      <w:pPr>
        <w:numPr>
          <w:ilvl w:val="1"/>
          <w:numId w:val="2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selecciona expediente.</w:t>
        <w:br w:type="textWrapping"/>
      </w:r>
    </w:p>
    <w:p w:rsidR="00000000" w:rsidDel="00000000" w:rsidP="00000000" w:rsidRDefault="00000000" w:rsidRPr="00000000" w14:paraId="0000057E">
      <w:pPr>
        <w:numPr>
          <w:ilvl w:val="1"/>
          <w:numId w:val="2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“aprueba” el tramite en ese caso va a Finalizados y en caso de que “rechaze” va a la seccion de Archivados.</w:t>
        <w:br w:type="textWrapping"/>
      </w:r>
    </w:p>
    <w:p w:rsidR="00000000" w:rsidDel="00000000" w:rsidP="00000000" w:rsidRDefault="00000000" w:rsidRPr="00000000" w14:paraId="0000057F">
      <w:pPr>
        <w:numPr>
          <w:ilvl w:val="1"/>
          <w:numId w:val="25"/>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actualiza estado.</w:t>
        <w:br w:type="textWrapping"/>
      </w:r>
    </w:p>
    <w:p w:rsidR="00000000" w:rsidDel="00000000" w:rsidP="00000000" w:rsidRDefault="00000000" w:rsidRPr="00000000" w14:paraId="0000058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1">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n84phqa63mfn" w:id="155"/>
      <w:bookmarkEnd w:id="155"/>
      <w:r w:rsidDel="00000000" w:rsidR="00000000" w:rsidRPr="00000000">
        <w:rPr>
          <w:rFonts w:ascii="Arial" w:cs="Arial" w:eastAsia="Arial" w:hAnsi="Arial"/>
          <w:b w:val="1"/>
          <w:bCs w:val="1"/>
          <w:color w:val="000000"/>
          <w:sz w:val="24"/>
          <w:szCs w:val="24"/>
          <w:rtl w:val="0"/>
        </w:rPr>
        <w:t xml:space="preserve">CU-13: Eliminación o anulación de expediente</w:t>
      </w:r>
    </w:p>
    <w:p w:rsidR="00000000" w:rsidDel="00000000" w:rsidP="00000000" w:rsidRDefault="00000000" w:rsidRPr="00000000" w14:paraId="00000582">
      <w:pPr>
        <w:numPr>
          <w:ilvl w:val="0"/>
          <w:numId w:val="3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Administrador/Mesa de entrada</w:t>
        <w:br w:type="textWrapping"/>
      </w:r>
    </w:p>
    <w:p w:rsidR="00000000" w:rsidDel="00000000" w:rsidP="00000000" w:rsidRDefault="00000000" w:rsidRPr="00000000" w14:paraId="00000583">
      <w:pPr>
        <w:numPr>
          <w:ilvl w:val="0"/>
          <w:numId w:val="3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Eliminar expedientes erróneos/duplicados.</w:t>
        <w:br w:type="textWrapping"/>
      </w:r>
    </w:p>
    <w:p w:rsidR="00000000" w:rsidDel="00000000" w:rsidP="00000000" w:rsidRDefault="00000000" w:rsidRPr="00000000" w14:paraId="00000584">
      <w:pPr>
        <w:numPr>
          <w:ilvl w:val="0"/>
          <w:numId w:val="3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Justificación de anulación.</w:t>
        <w:br w:type="textWrapping"/>
      </w:r>
    </w:p>
    <w:p w:rsidR="00000000" w:rsidDel="00000000" w:rsidP="00000000" w:rsidRDefault="00000000" w:rsidRPr="00000000" w14:paraId="00000585">
      <w:pPr>
        <w:numPr>
          <w:ilvl w:val="0"/>
          <w:numId w:val="3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86">
      <w:pPr>
        <w:numPr>
          <w:ilvl w:val="1"/>
          <w:numId w:val="3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 selecciona expediente.</w:t>
        <w:br w:type="textWrapping"/>
      </w:r>
    </w:p>
    <w:p w:rsidR="00000000" w:rsidDel="00000000" w:rsidP="00000000" w:rsidRDefault="00000000" w:rsidRPr="00000000" w14:paraId="00000587">
      <w:pPr>
        <w:numPr>
          <w:ilvl w:val="1"/>
          <w:numId w:val="3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Solicita anulación.</w:t>
        <w:br w:type="textWrapping"/>
      </w:r>
    </w:p>
    <w:p w:rsidR="00000000" w:rsidDel="00000000" w:rsidP="00000000" w:rsidRDefault="00000000" w:rsidRPr="00000000" w14:paraId="00000588">
      <w:pPr>
        <w:numPr>
          <w:ilvl w:val="1"/>
          <w:numId w:val="34"/>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registra el motivo y marca como “Anulado”.</w:t>
        <w:br w:type="textWrapping"/>
      </w:r>
    </w:p>
    <w:p w:rsidR="00000000" w:rsidDel="00000000" w:rsidP="00000000" w:rsidRDefault="00000000" w:rsidRPr="00000000" w14:paraId="00000589">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xzi4fvqfrusr" w:id="156"/>
      <w:bookmarkEnd w:id="156"/>
      <w:r w:rsidDel="00000000" w:rsidR="00000000" w:rsidRPr="00000000">
        <w:rPr>
          <w:rFonts w:ascii="Arial" w:cs="Arial" w:eastAsia="Arial" w:hAnsi="Arial"/>
          <w:b w:val="1"/>
          <w:bCs w:val="1"/>
          <w:color w:val="000000"/>
          <w:sz w:val="24"/>
          <w:szCs w:val="24"/>
          <w:rtl w:val="0"/>
        </w:rPr>
        <w:t xml:space="preserve"> 3. Módulo de Tramitación y Procesos</w:t>
      </w:r>
    </w:p>
    <w:p w:rsidR="00000000" w:rsidDel="00000000" w:rsidP="00000000" w:rsidRDefault="00000000" w:rsidRPr="00000000" w14:paraId="0000058A">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z290a0cyvjeg" w:id="157"/>
      <w:bookmarkEnd w:id="157"/>
      <w:r w:rsidDel="00000000" w:rsidR="00000000" w:rsidRPr="00000000">
        <w:rPr>
          <w:rFonts w:ascii="Arial" w:cs="Arial" w:eastAsia="Arial" w:hAnsi="Arial"/>
          <w:b w:val="1"/>
          <w:bCs w:val="1"/>
          <w:color w:val="000000"/>
          <w:sz w:val="24"/>
          <w:szCs w:val="24"/>
          <w:rtl w:val="0"/>
        </w:rPr>
        <w:t xml:space="preserve">CU-14 — Creación de trámite</w:t>
      </w:r>
    </w:p>
    <w:p w:rsidR="00000000" w:rsidDel="00000000" w:rsidP="00000000" w:rsidRDefault="00000000" w:rsidRPr="00000000" w14:paraId="0000058B">
      <w:pPr>
        <w:numPr>
          <w:ilvl w:val="0"/>
          <w:numId w:val="1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Técnico (o Administrativo habilitado)</w:t>
        <w:br w:type="textWrapping"/>
      </w:r>
    </w:p>
    <w:p w:rsidR="00000000" w:rsidDel="00000000" w:rsidP="00000000" w:rsidRDefault="00000000" w:rsidRPr="00000000" w14:paraId="0000058C">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Iniciar una </w:t>
      </w:r>
      <w:r w:rsidDel="00000000" w:rsidR="00000000" w:rsidRPr="00000000">
        <w:rPr>
          <w:rFonts w:ascii="Arial" w:cs="Arial" w:eastAsia="Arial" w:hAnsi="Arial"/>
          <w:b w:val="1"/>
          <w:bCs w:val="1"/>
          <w:sz w:val="24"/>
          <w:szCs w:val="24"/>
          <w:rtl w:val="0"/>
        </w:rPr>
        <w:t xml:space="preserve">instancia de trámite interna</w:t>
      </w:r>
      <w:r w:rsidDel="00000000" w:rsidR="00000000" w:rsidRPr="00000000">
        <w:rPr>
          <w:rFonts w:ascii="Arial" w:cs="Arial" w:eastAsia="Arial" w:hAnsi="Arial"/>
          <w:sz w:val="24"/>
          <w:szCs w:val="24"/>
          <w:rtl w:val="0"/>
        </w:rPr>
        <w:t xml:space="preserve"> asociada a un expediente (p.ej., “Evaluación técnica”, “Dictamen jurídico”).</w:t>
        <w:br w:type="textWrapping"/>
      </w:r>
    </w:p>
    <w:p w:rsidR="00000000" w:rsidDel="00000000" w:rsidP="00000000" w:rsidRDefault="00000000" w:rsidRPr="00000000" w14:paraId="0000058D">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br w:type="textWrapping"/>
      </w:r>
    </w:p>
    <w:p w:rsidR="00000000" w:rsidDel="00000000" w:rsidP="00000000" w:rsidRDefault="00000000" w:rsidRPr="00000000" w14:paraId="0000058E">
      <w:pPr>
        <w:numPr>
          <w:ilvl w:val="1"/>
          <w:numId w:val="1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Expediente existente y no cerrado.</w:t>
        <w:br w:type="textWrapping"/>
      </w:r>
    </w:p>
    <w:p w:rsidR="00000000" w:rsidDel="00000000" w:rsidP="00000000" w:rsidRDefault="00000000" w:rsidRPr="00000000" w14:paraId="0000058F">
      <w:pPr>
        <w:numPr>
          <w:ilvl w:val="1"/>
          <w:numId w:val="1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con permiso de </w:t>
      </w:r>
      <w:r w:rsidDel="00000000" w:rsidR="00000000" w:rsidRPr="00000000">
        <w:rPr>
          <w:rFonts w:ascii="Arial" w:cs="Arial" w:eastAsia="Arial" w:hAnsi="Arial"/>
          <w:b w:val="1"/>
          <w:bCs w:val="1"/>
          <w:sz w:val="24"/>
          <w:szCs w:val="24"/>
          <w:rtl w:val="0"/>
        </w:rPr>
        <w:t xml:space="preserve">crear_tramite</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590">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Disparador:</w:t>
      </w:r>
      <w:r w:rsidDel="00000000" w:rsidR="00000000" w:rsidRPr="00000000">
        <w:rPr>
          <w:rFonts w:ascii="Arial" w:cs="Arial" w:eastAsia="Arial" w:hAnsi="Arial"/>
          <w:sz w:val="24"/>
          <w:szCs w:val="24"/>
          <w:rtl w:val="0"/>
        </w:rPr>
        <w:t xml:space="preserve"> Necesidad de iniciar una etapa formal dentro del expediente.</w:t>
        <w:br w:type="textWrapping"/>
      </w:r>
    </w:p>
    <w:p w:rsidR="00000000" w:rsidDel="00000000" w:rsidP="00000000" w:rsidRDefault="00000000" w:rsidRPr="00000000" w14:paraId="00000591">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92">
      <w:pPr>
        <w:numPr>
          <w:ilvl w:val="1"/>
          <w:numId w:val="1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abre el expediente.</w:t>
        <w:br w:type="textWrapping"/>
      </w:r>
    </w:p>
    <w:p w:rsidR="00000000" w:rsidDel="00000000" w:rsidP="00000000" w:rsidRDefault="00000000" w:rsidRPr="00000000" w14:paraId="00000593">
      <w:pPr>
        <w:numPr>
          <w:ilvl w:val="1"/>
          <w:numId w:val="1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Selecciona “Nuevo trámite” y el </w:t>
      </w:r>
      <w:r w:rsidDel="00000000" w:rsidR="00000000" w:rsidRPr="00000000">
        <w:rPr>
          <w:rFonts w:ascii="Arial" w:cs="Arial" w:eastAsia="Arial" w:hAnsi="Arial"/>
          <w:b w:val="1"/>
          <w:bCs w:val="1"/>
          <w:sz w:val="24"/>
          <w:szCs w:val="24"/>
          <w:rtl w:val="0"/>
        </w:rPr>
        <w:t xml:space="preserve">tipo de trámite</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594">
      <w:pPr>
        <w:numPr>
          <w:ilvl w:val="1"/>
          <w:numId w:val="1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 objetivo, fecha estimada y responsable.</w:t>
        <w:br w:type="textWrapping"/>
      </w:r>
    </w:p>
    <w:p w:rsidR="00000000" w:rsidDel="00000000" w:rsidP="00000000" w:rsidRDefault="00000000" w:rsidRPr="00000000" w14:paraId="00000595">
      <w:pPr>
        <w:numPr>
          <w:ilvl w:val="1"/>
          <w:numId w:val="1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valida campos y </w:t>
      </w:r>
      <w:r w:rsidDel="00000000" w:rsidR="00000000" w:rsidRPr="00000000">
        <w:rPr>
          <w:rFonts w:ascii="Arial" w:cs="Arial" w:eastAsia="Arial" w:hAnsi="Arial"/>
          <w:b w:val="1"/>
          <w:bCs w:val="1"/>
          <w:sz w:val="24"/>
          <w:szCs w:val="24"/>
          <w:rtl w:val="0"/>
        </w:rPr>
        <w:t xml:space="preserve">crea la instancia</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596">
      <w:pPr>
        <w:numPr>
          <w:ilvl w:val="1"/>
          <w:numId w:val="1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registra en el historial y se </w:t>
      </w:r>
      <w:r w:rsidDel="00000000" w:rsidR="00000000" w:rsidRPr="00000000">
        <w:rPr>
          <w:rFonts w:ascii="Arial" w:cs="Arial" w:eastAsia="Arial" w:hAnsi="Arial"/>
          <w:b w:val="1"/>
          <w:bCs w:val="1"/>
          <w:sz w:val="24"/>
          <w:szCs w:val="24"/>
          <w:rtl w:val="0"/>
        </w:rPr>
        <w:t xml:space="preserve">notifica</w:t>
      </w:r>
      <w:r w:rsidDel="00000000" w:rsidR="00000000" w:rsidRPr="00000000">
        <w:rPr>
          <w:rFonts w:ascii="Arial" w:cs="Arial" w:eastAsia="Arial" w:hAnsi="Arial"/>
          <w:sz w:val="24"/>
          <w:szCs w:val="24"/>
          <w:rtl w:val="0"/>
        </w:rPr>
        <w:t xml:space="preserve"> a los responsables.</w:t>
        <w:br w:type="textWrapping"/>
      </w:r>
    </w:p>
    <w:p w:rsidR="00000000" w:rsidDel="00000000" w:rsidP="00000000" w:rsidRDefault="00000000" w:rsidRPr="00000000" w14:paraId="00000597">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Flujos alternativos/excepciones:</w:t>
        <w:br w:type="textWrapping"/>
      </w:r>
    </w:p>
    <w:p w:rsidR="00000000" w:rsidDel="00000000" w:rsidP="00000000" w:rsidRDefault="00000000" w:rsidRPr="00000000" w14:paraId="00000598">
      <w:pPr>
        <w:numPr>
          <w:ilvl w:val="1"/>
          <w:numId w:val="110"/>
        </w:numPr>
        <w:spacing w:after="0" w:afterAutospacing="0" w:before="0" w:beforeAutospacing="0" w:lineRule="auto"/>
        <w:ind w:left="1440" w:hanging="360"/>
        <w:rPr>
          <w:rFonts w:ascii="Arial" w:cs="Arial" w:eastAsia="Arial" w:hAnsi="Arial"/>
          <w:sz w:val="24"/>
          <w:szCs w:val="24"/>
        </w:rPr>
      </w:pPr>
      <w:sdt>
        <w:sdtPr>
          <w:id w:val="-1112840682"/>
          <w:tag w:val="goog_rdk_18"/>
        </w:sdtPr>
        <w:sdtContent>
          <w:r w:rsidDel="00000000" w:rsidR="00000000" w:rsidRPr="00000000">
            <w:rPr>
              <w:rFonts w:ascii="Arial Unicode MS" w:cs="Arial Unicode MS" w:eastAsia="Arial Unicode MS" w:hAnsi="Arial Unicode MS"/>
              <w:sz w:val="24"/>
              <w:szCs w:val="24"/>
              <w:rtl w:val="0"/>
            </w:rPr>
            <w:t xml:space="preserve">F1: Falta de permisos → error de autorización.</w:t>
            <w:br w:type="textWrapping"/>
          </w:r>
        </w:sdtContent>
      </w:sdt>
    </w:p>
    <w:p w:rsidR="00000000" w:rsidDel="00000000" w:rsidP="00000000" w:rsidRDefault="00000000" w:rsidRPr="00000000" w14:paraId="00000599">
      <w:pPr>
        <w:numPr>
          <w:ilvl w:val="1"/>
          <w:numId w:val="110"/>
        </w:numPr>
        <w:spacing w:after="0" w:afterAutospacing="0" w:before="0" w:beforeAutospacing="0" w:lineRule="auto"/>
        <w:ind w:left="1440" w:hanging="360"/>
        <w:rPr>
          <w:rFonts w:ascii="Arial" w:cs="Arial" w:eastAsia="Arial" w:hAnsi="Arial"/>
          <w:sz w:val="24"/>
          <w:szCs w:val="24"/>
        </w:rPr>
      </w:pPr>
      <w:sdt>
        <w:sdtPr>
          <w:id w:val="-1910344459"/>
          <w:tag w:val="goog_rdk_19"/>
        </w:sdtPr>
        <w:sdtContent>
          <w:r w:rsidDel="00000000" w:rsidR="00000000" w:rsidRPr="00000000">
            <w:rPr>
              <w:rFonts w:ascii="Arial Unicode MS" w:cs="Arial Unicode MS" w:eastAsia="Arial Unicode MS" w:hAnsi="Arial Unicode MS"/>
              <w:sz w:val="24"/>
              <w:szCs w:val="24"/>
              <w:rtl w:val="0"/>
            </w:rPr>
            <w:t xml:space="preserve">F2: Expediente en estado incompatible (Cerrado/Anulado) → se bloquea.</w:t>
            <w:br w:type="textWrapping"/>
          </w:r>
        </w:sdtContent>
      </w:sdt>
    </w:p>
    <w:p w:rsidR="00000000" w:rsidDel="00000000" w:rsidP="00000000" w:rsidRDefault="00000000" w:rsidRPr="00000000" w14:paraId="0000059A">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Trámite creado, visible en el seguimiento.</w:t>
        <w:br w:type="textWrapping"/>
      </w:r>
    </w:p>
    <w:p w:rsidR="00000000" w:rsidDel="00000000" w:rsidP="00000000" w:rsidRDefault="00000000" w:rsidRPr="00000000" w14:paraId="0000059B">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Un expediente puede tener varios trámites; cada trámite tiene estado propio.</w:t>
        <w:br w:type="textWrapping"/>
      </w:r>
    </w:p>
    <w:p w:rsidR="00000000" w:rsidDel="00000000" w:rsidP="00000000" w:rsidRDefault="00000000" w:rsidRPr="00000000" w14:paraId="0000059C">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Datos I/O:</w:t>
      </w:r>
      <w:r w:rsidDel="00000000" w:rsidR="00000000" w:rsidRPr="00000000">
        <w:rPr>
          <w:rFonts w:ascii="Arial" w:cs="Arial" w:eastAsia="Arial" w:hAnsi="Arial"/>
          <w:sz w:val="24"/>
          <w:szCs w:val="24"/>
          <w:rtl w:val="0"/>
        </w:rPr>
        <w:t xml:space="preserve"> (IN) tipo, responsable, fecha estimada; (OUT) id_tramite, estado inicial.</w:t>
        <w:br w:type="textWrapping"/>
      </w:r>
    </w:p>
    <w:p w:rsidR="00000000" w:rsidDel="00000000" w:rsidP="00000000" w:rsidRDefault="00000000" w:rsidRPr="00000000" w14:paraId="0000059D">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Permisos:</w:t>
      </w:r>
      <w:r w:rsidDel="00000000" w:rsidR="00000000" w:rsidRPr="00000000">
        <w:rPr>
          <w:rFonts w:ascii="Arial" w:cs="Arial" w:eastAsia="Arial" w:hAnsi="Arial"/>
          <w:sz w:val="24"/>
          <w:szCs w:val="24"/>
          <w:rtl w:val="0"/>
        </w:rPr>
        <w:t xml:space="preserve"> Técnico/Jurídico/Admin según tipo de trámite.</w:t>
        <w:br w:type="textWrapping"/>
      </w:r>
    </w:p>
    <w:p w:rsidR="00000000" w:rsidDel="00000000" w:rsidP="00000000" w:rsidRDefault="00000000" w:rsidRPr="00000000" w14:paraId="0000059E">
      <w:pPr>
        <w:numPr>
          <w:ilvl w:val="0"/>
          <w:numId w:val="1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N/F:</w:t>
      </w:r>
      <w:r w:rsidDel="00000000" w:rsidR="00000000" w:rsidRPr="00000000">
        <w:rPr>
          <w:rFonts w:ascii="Arial" w:cs="Arial" w:eastAsia="Arial" w:hAnsi="Arial"/>
          <w:sz w:val="24"/>
          <w:szCs w:val="24"/>
          <w:rtl w:val="0"/>
        </w:rPr>
        <w:t xml:space="preserve"> Registrar en logs quién lo creó.</w:t>
        <w:br w:type="textWrapping"/>
      </w:r>
    </w:p>
    <w:p w:rsidR="00000000" w:rsidDel="00000000" w:rsidP="00000000" w:rsidRDefault="00000000" w:rsidRPr="00000000" w14:paraId="0000059F">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9kmg50qnaps3" w:id="158"/>
      <w:bookmarkEnd w:id="158"/>
      <w:r w:rsidDel="00000000" w:rsidR="00000000" w:rsidRPr="00000000">
        <w:rPr>
          <w:rFonts w:ascii="Arial" w:cs="Arial" w:eastAsia="Arial" w:hAnsi="Arial"/>
          <w:b w:val="1"/>
          <w:bCs w:val="1"/>
          <w:color w:val="000000"/>
          <w:sz w:val="24"/>
          <w:szCs w:val="24"/>
          <w:rtl w:val="0"/>
        </w:rPr>
        <w:t xml:space="preserve">CU-15 — Revisión de documentos</w:t>
      </w:r>
    </w:p>
    <w:p w:rsidR="00000000" w:rsidDel="00000000" w:rsidP="00000000" w:rsidRDefault="00000000" w:rsidRPr="00000000" w14:paraId="000005A0">
      <w:pPr>
        <w:numPr>
          <w:ilvl w:val="0"/>
          <w:numId w:val="4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Técnico / Jurídico</w:t>
        <w:br w:type="textWrapping"/>
      </w:r>
    </w:p>
    <w:p w:rsidR="00000000" w:rsidDel="00000000" w:rsidP="00000000" w:rsidRDefault="00000000" w:rsidRPr="00000000" w14:paraId="000005A1">
      <w:pPr>
        <w:numPr>
          <w:ilvl w:val="0"/>
          <w:numId w:val="4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Validar documentos adjuntos al expediente o al trámite.</w:t>
        <w:br w:type="textWrapping"/>
      </w:r>
    </w:p>
    <w:p w:rsidR="00000000" w:rsidDel="00000000" w:rsidP="00000000" w:rsidRDefault="00000000" w:rsidRPr="00000000" w14:paraId="000005A2">
      <w:pPr>
        <w:numPr>
          <w:ilvl w:val="0"/>
          <w:numId w:val="4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br w:type="textWrapping"/>
      </w:r>
    </w:p>
    <w:p w:rsidR="00000000" w:rsidDel="00000000" w:rsidP="00000000" w:rsidRDefault="00000000" w:rsidRPr="00000000" w14:paraId="000005A3">
      <w:pPr>
        <w:numPr>
          <w:ilvl w:val="1"/>
          <w:numId w:val="4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Trámite o expediente en estado “En revisión”.</w:t>
        <w:br w:type="textWrapping"/>
      </w:r>
    </w:p>
    <w:p w:rsidR="00000000" w:rsidDel="00000000" w:rsidP="00000000" w:rsidRDefault="00000000" w:rsidRPr="00000000" w14:paraId="000005A4">
      <w:pPr>
        <w:numPr>
          <w:ilvl w:val="1"/>
          <w:numId w:val="4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Documentos cargados.</w:t>
        <w:br w:type="textWrapping"/>
      </w:r>
    </w:p>
    <w:p w:rsidR="00000000" w:rsidDel="00000000" w:rsidP="00000000" w:rsidRDefault="00000000" w:rsidRPr="00000000" w14:paraId="000005A5">
      <w:pPr>
        <w:numPr>
          <w:ilvl w:val="0"/>
          <w:numId w:val="4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Disparador:</w:t>
      </w:r>
      <w:r w:rsidDel="00000000" w:rsidR="00000000" w:rsidRPr="00000000">
        <w:rPr>
          <w:rFonts w:ascii="Arial" w:cs="Arial" w:eastAsia="Arial" w:hAnsi="Arial"/>
          <w:sz w:val="24"/>
          <w:szCs w:val="24"/>
          <w:rtl w:val="0"/>
        </w:rPr>
        <w:t xml:space="preserve"> Ingreso de documentación o asignación de revisión.</w:t>
        <w:br w:type="textWrapping"/>
      </w:r>
    </w:p>
    <w:p w:rsidR="00000000" w:rsidDel="00000000" w:rsidP="00000000" w:rsidRDefault="00000000" w:rsidRPr="00000000" w14:paraId="000005A6">
      <w:pPr>
        <w:numPr>
          <w:ilvl w:val="0"/>
          <w:numId w:val="4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A7">
      <w:pPr>
        <w:numPr>
          <w:ilvl w:val="1"/>
          <w:numId w:val="4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abre “Documentos del expediente”.</w:t>
        <w:br w:type="textWrapping"/>
      </w:r>
    </w:p>
    <w:p w:rsidR="00000000" w:rsidDel="00000000" w:rsidP="00000000" w:rsidRDefault="00000000" w:rsidRPr="00000000" w14:paraId="000005A8">
      <w:pPr>
        <w:numPr>
          <w:ilvl w:val="1"/>
          <w:numId w:val="4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 cada archivo (visor integrado/enlace).</w:t>
        <w:br w:type="textWrapping"/>
      </w:r>
    </w:p>
    <w:p w:rsidR="00000000" w:rsidDel="00000000" w:rsidP="00000000" w:rsidRDefault="00000000" w:rsidRPr="00000000" w14:paraId="000005A9">
      <w:pPr>
        <w:numPr>
          <w:ilvl w:val="1"/>
          <w:numId w:val="4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Marca conformidad o </w:t>
      </w:r>
      <w:r w:rsidDel="00000000" w:rsidR="00000000" w:rsidRPr="00000000">
        <w:rPr>
          <w:rFonts w:ascii="Arial" w:cs="Arial" w:eastAsia="Arial" w:hAnsi="Arial"/>
          <w:b w:val="1"/>
          <w:bCs w:val="1"/>
          <w:sz w:val="24"/>
          <w:szCs w:val="24"/>
          <w:rtl w:val="0"/>
        </w:rPr>
        <w:t xml:space="preserve">carga observaciones</w:t>
      </w:r>
      <w:r w:rsidDel="00000000" w:rsidR="00000000" w:rsidRPr="00000000">
        <w:rPr>
          <w:rFonts w:ascii="Arial" w:cs="Arial" w:eastAsia="Arial" w:hAnsi="Arial"/>
          <w:sz w:val="24"/>
          <w:szCs w:val="24"/>
          <w:rtl w:val="0"/>
        </w:rPr>
        <w:t xml:space="preserve"> (faltantes/formato).</w:t>
        <w:br w:type="textWrapping"/>
      </w:r>
    </w:p>
    <w:p w:rsidR="00000000" w:rsidDel="00000000" w:rsidP="00000000" w:rsidRDefault="00000000" w:rsidRPr="00000000" w14:paraId="000005AA">
      <w:pPr>
        <w:numPr>
          <w:ilvl w:val="1"/>
          <w:numId w:val="4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Guarda resultado parcial o final de revisión.</w:t>
        <w:br w:type="textWrapping"/>
      </w:r>
    </w:p>
    <w:p w:rsidR="00000000" w:rsidDel="00000000" w:rsidP="00000000" w:rsidRDefault="00000000" w:rsidRPr="00000000" w14:paraId="000005AB">
      <w:pPr>
        <w:numPr>
          <w:ilvl w:val="0"/>
          <w:numId w:val="4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Alternativos/excepciones:</w:t>
        <w:br w:type="textWrapping"/>
      </w:r>
    </w:p>
    <w:p w:rsidR="00000000" w:rsidDel="00000000" w:rsidP="00000000" w:rsidRDefault="00000000" w:rsidRPr="00000000" w14:paraId="000005AC">
      <w:pPr>
        <w:numPr>
          <w:ilvl w:val="1"/>
          <w:numId w:val="41"/>
        </w:numPr>
        <w:spacing w:after="0" w:afterAutospacing="0" w:before="0" w:beforeAutospacing="0" w:lineRule="auto"/>
        <w:ind w:left="1440" w:hanging="360"/>
        <w:rPr>
          <w:rFonts w:ascii="Arial" w:cs="Arial" w:eastAsia="Arial" w:hAnsi="Arial"/>
          <w:sz w:val="24"/>
          <w:szCs w:val="24"/>
        </w:rPr>
      </w:pPr>
      <w:sdt>
        <w:sdtPr>
          <w:id w:val="-1404286344"/>
          <w:tag w:val="goog_rdk_20"/>
        </w:sdtPr>
        <w:sdtContent>
          <w:r w:rsidDel="00000000" w:rsidR="00000000" w:rsidRPr="00000000">
            <w:rPr>
              <w:rFonts w:ascii="Arial Unicode MS" w:cs="Arial Unicode MS" w:eastAsia="Arial Unicode MS" w:hAnsi="Arial Unicode MS"/>
              <w:sz w:val="24"/>
              <w:szCs w:val="24"/>
              <w:rtl w:val="0"/>
            </w:rPr>
            <w:t xml:space="preserve">F1: Archivo corrupto → marcar “ilegible” y solicitar reemplazo.</w:t>
            <w:br w:type="textWrapping"/>
          </w:r>
        </w:sdtContent>
      </w:sdt>
    </w:p>
    <w:p w:rsidR="00000000" w:rsidDel="00000000" w:rsidP="00000000" w:rsidRDefault="00000000" w:rsidRPr="00000000" w14:paraId="000005AD">
      <w:pPr>
        <w:numPr>
          <w:ilvl w:val="1"/>
          <w:numId w:val="41"/>
        </w:numPr>
        <w:spacing w:after="0" w:afterAutospacing="0" w:before="0" w:beforeAutospacing="0" w:lineRule="auto"/>
        <w:ind w:left="1440" w:hanging="360"/>
        <w:rPr>
          <w:rFonts w:ascii="Arial" w:cs="Arial" w:eastAsia="Arial" w:hAnsi="Arial"/>
          <w:sz w:val="24"/>
          <w:szCs w:val="24"/>
        </w:rPr>
      </w:pPr>
      <w:sdt>
        <w:sdtPr>
          <w:id w:val="2100488723"/>
          <w:tag w:val="goog_rdk_21"/>
        </w:sdtPr>
        <w:sdtContent>
          <w:r w:rsidDel="00000000" w:rsidR="00000000" w:rsidRPr="00000000">
            <w:rPr>
              <w:rFonts w:ascii="Arial Unicode MS" w:cs="Arial Unicode MS" w:eastAsia="Arial Unicode MS" w:hAnsi="Arial Unicode MS"/>
              <w:sz w:val="24"/>
              <w:szCs w:val="24"/>
              <w:rtl w:val="0"/>
            </w:rPr>
            <w:t xml:space="preserve">F2: Formato/tamaño no permitido → registrar observación.</w:t>
            <w:br w:type="textWrapping"/>
          </w:r>
        </w:sdtContent>
      </w:sdt>
    </w:p>
    <w:p w:rsidR="00000000" w:rsidDel="00000000" w:rsidP="00000000" w:rsidRDefault="00000000" w:rsidRPr="00000000" w14:paraId="000005AE">
      <w:pPr>
        <w:numPr>
          <w:ilvl w:val="0"/>
          <w:numId w:val="4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Documentos </w:t>
      </w:r>
      <w:r w:rsidDel="00000000" w:rsidR="00000000" w:rsidRPr="00000000">
        <w:rPr>
          <w:rFonts w:ascii="Arial" w:cs="Arial" w:eastAsia="Arial" w:hAnsi="Arial"/>
          <w:b w:val="1"/>
          <w:bCs w:val="1"/>
          <w:sz w:val="24"/>
          <w:szCs w:val="24"/>
          <w:rtl w:val="0"/>
        </w:rPr>
        <w:t xml:space="preserve">aprobados</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b w:val="1"/>
          <w:bCs w:val="1"/>
          <w:sz w:val="24"/>
          <w:szCs w:val="24"/>
          <w:rtl w:val="0"/>
        </w:rPr>
        <w:t xml:space="preserve">observados</w:t>
      </w:r>
      <w:r w:rsidDel="00000000" w:rsidR="00000000" w:rsidRPr="00000000">
        <w:rPr>
          <w:rFonts w:ascii="Arial" w:cs="Arial" w:eastAsia="Arial" w:hAnsi="Arial"/>
          <w:sz w:val="24"/>
          <w:szCs w:val="24"/>
          <w:rtl w:val="0"/>
        </w:rPr>
        <w:t xml:space="preserve">; se actualiza estado.</w:t>
        <w:br w:type="textWrapping"/>
      </w:r>
    </w:p>
    <w:p w:rsidR="00000000" w:rsidDel="00000000" w:rsidP="00000000" w:rsidRDefault="00000000" w:rsidRPr="00000000" w14:paraId="000005AF">
      <w:pPr>
        <w:numPr>
          <w:ilvl w:val="0"/>
          <w:numId w:val="4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Observaciones deben ser trazables y notificables.</w:t>
        <w:br w:type="textWrapping"/>
      </w:r>
    </w:p>
    <w:p w:rsidR="00000000" w:rsidDel="00000000" w:rsidP="00000000" w:rsidRDefault="00000000" w:rsidRPr="00000000" w14:paraId="000005B0">
      <w:pPr>
        <w:numPr>
          <w:ilvl w:val="0"/>
          <w:numId w:val="4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Datos I/O:</w:t>
      </w:r>
      <w:r w:rsidDel="00000000" w:rsidR="00000000" w:rsidRPr="00000000">
        <w:rPr>
          <w:rFonts w:ascii="Arial" w:cs="Arial" w:eastAsia="Arial" w:hAnsi="Arial"/>
          <w:sz w:val="24"/>
          <w:szCs w:val="24"/>
          <w:rtl w:val="0"/>
        </w:rPr>
        <w:t xml:space="preserve"> (IN) id_expediente / id_tramite; (OUT) observaciones, banderas de conformidad.</w:t>
        <w:br w:type="textWrapping"/>
      </w:r>
    </w:p>
    <w:p w:rsidR="00000000" w:rsidDel="00000000" w:rsidP="00000000" w:rsidRDefault="00000000" w:rsidRPr="00000000" w14:paraId="000005B1">
      <w:pPr>
        <w:numPr>
          <w:ilvl w:val="0"/>
          <w:numId w:val="4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Permisos:</w:t>
      </w:r>
      <w:r w:rsidDel="00000000" w:rsidR="00000000" w:rsidRPr="00000000">
        <w:rPr>
          <w:rFonts w:ascii="Arial" w:cs="Arial" w:eastAsia="Arial" w:hAnsi="Arial"/>
          <w:sz w:val="24"/>
          <w:szCs w:val="24"/>
          <w:rtl w:val="0"/>
        </w:rPr>
        <w:t xml:space="preserve"> Técnico/Jurídico con </w:t>
      </w:r>
      <w:r w:rsidDel="00000000" w:rsidR="00000000" w:rsidRPr="00000000">
        <w:rPr>
          <w:rFonts w:ascii="Arial" w:cs="Arial" w:eastAsia="Arial" w:hAnsi="Arial"/>
          <w:b w:val="1"/>
          <w:bCs w:val="1"/>
          <w:sz w:val="24"/>
          <w:szCs w:val="24"/>
          <w:rtl w:val="0"/>
        </w:rPr>
        <w:t xml:space="preserve">revisar_documentos</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5B2">
      <w:pPr>
        <w:numPr>
          <w:ilvl w:val="0"/>
          <w:numId w:val="4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N/F:</w:t>
      </w:r>
      <w:r w:rsidDel="00000000" w:rsidR="00000000" w:rsidRPr="00000000">
        <w:rPr>
          <w:rFonts w:ascii="Arial" w:cs="Arial" w:eastAsia="Arial" w:hAnsi="Arial"/>
          <w:sz w:val="24"/>
          <w:szCs w:val="24"/>
          <w:rtl w:val="0"/>
        </w:rPr>
        <w:t xml:space="preserve"> Audit trail por documento.</w:t>
        <w:br w:type="textWrapping"/>
      </w:r>
    </w:p>
    <w:p w:rsidR="00000000" w:rsidDel="00000000" w:rsidP="00000000" w:rsidRDefault="00000000" w:rsidRPr="00000000" w14:paraId="000005B3">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jlu95zaa4tcm" w:id="159"/>
      <w:bookmarkEnd w:id="159"/>
      <w:r w:rsidDel="00000000" w:rsidR="00000000" w:rsidRPr="00000000">
        <w:rPr>
          <w:rFonts w:ascii="Arial" w:cs="Arial" w:eastAsia="Arial" w:hAnsi="Arial"/>
          <w:b w:val="1"/>
          <w:bCs w:val="1"/>
          <w:color w:val="000000"/>
          <w:sz w:val="24"/>
          <w:szCs w:val="24"/>
          <w:rtl w:val="0"/>
        </w:rPr>
        <w:t xml:space="preserve">CU-16 — Aprobación o rechazo de trámite</w:t>
      </w:r>
    </w:p>
    <w:p w:rsidR="00000000" w:rsidDel="00000000" w:rsidP="00000000" w:rsidRDefault="00000000" w:rsidRPr="00000000" w14:paraId="000005B4">
      <w:pPr>
        <w:numPr>
          <w:ilvl w:val="0"/>
          <w:numId w:val="2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Director </w:t>
        <w:br w:type="textWrapping"/>
      </w:r>
    </w:p>
    <w:p w:rsidR="00000000" w:rsidDel="00000000" w:rsidP="00000000" w:rsidRDefault="00000000" w:rsidRPr="00000000" w14:paraId="000005B5">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Decidir formalmente el resultado del trámite.</w:t>
        <w:br w:type="textWrapping"/>
      </w:r>
    </w:p>
    <w:p w:rsidR="00000000" w:rsidDel="00000000" w:rsidP="00000000" w:rsidRDefault="00000000" w:rsidRPr="00000000" w14:paraId="000005B6">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Trámite en estado “Listo para decisión”; revisión previa completa.</w:t>
        <w:br w:type="textWrapping"/>
      </w:r>
    </w:p>
    <w:p w:rsidR="00000000" w:rsidDel="00000000" w:rsidP="00000000" w:rsidRDefault="00000000" w:rsidRPr="00000000" w14:paraId="000005B7">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Disparador:</w:t>
      </w:r>
      <w:r w:rsidDel="00000000" w:rsidR="00000000" w:rsidRPr="00000000">
        <w:rPr>
          <w:rFonts w:ascii="Arial" w:cs="Arial" w:eastAsia="Arial" w:hAnsi="Arial"/>
          <w:sz w:val="24"/>
          <w:szCs w:val="24"/>
          <w:rtl w:val="0"/>
        </w:rPr>
        <w:t xml:space="preserve"> Finalización de revisión.</w:t>
        <w:br w:type="textWrapping"/>
      </w:r>
    </w:p>
    <w:p w:rsidR="00000000" w:rsidDel="00000000" w:rsidP="00000000" w:rsidRDefault="00000000" w:rsidRPr="00000000" w14:paraId="000005B8">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B9">
      <w:pPr>
        <w:numPr>
          <w:ilvl w:val="1"/>
          <w:numId w:val="2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Director accede a la ficha del trámite.</w:t>
        <w:br w:type="textWrapping"/>
      </w:r>
    </w:p>
    <w:p w:rsidR="00000000" w:rsidDel="00000000" w:rsidP="00000000" w:rsidRDefault="00000000" w:rsidRPr="00000000" w14:paraId="000005BA">
      <w:pPr>
        <w:numPr>
          <w:ilvl w:val="1"/>
          <w:numId w:val="2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Elige “Aprobar” o “Rechazar”.</w:t>
        <w:br w:type="textWrapping"/>
      </w:r>
    </w:p>
    <w:p w:rsidR="00000000" w:rsidDel="00000000" w:rsidP="00000000" w:rsidRDefault="00000000" w:rsidRPr="00000000" w14:paraId="000005BB">
      <w:pPr>
        <w:numPr>
          <w:ilvl w:val="1"/>
          <w:numId w:val="2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Registra fundamento/observaciones finales.</w:t>
        <w:br w:type="textWrapping"/>
      </w:r>
    </w:p>
    <w:p w:rsidR="00000000" w:rsidDel="00000000" w:rsidP="00000000" w:rsidRDefault="00000000" w:rsidRPr="00000000" w14:paraId="000005BC">
      <w:pPr>
        <w:numPr>
          <w:ilvl w:val="1"/>
          <w:numId w:val="2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w:t>
      </w:r>
      <w:r w:rsidDel="00000000" w:rsidR="00000000" w:rsidRPr="00000000">
        <w:rPr>
          <w:rFonts w:ascii="Arial" w:cs="Arial" w:eastAsia="Arial" w:hAnsi="Arial"/>
          <w:b w:val="1"/>
          <w:bCs w:val="1"/>
          <w:sz w:val="24"/>
          <w:szCs w:val="24"/>
          <w:rtl w:val="0"/>
        </w:rPr>
        <w:t xml:space="preserve">cambia estado</w:t>
      </w:r>
      <w:r w:rsidDel="00000000" w:rsidR="00000000" w:rsidRPr="00000000">
        <w:rPr>
          <w:rFonts w:ascii="Arial" w:cs="Arial" w:eastAsia="Arial" w:hAnsi="Arial"/>
          <w:sz w:val="24"/>
          <w:szCs w:val="24"/>
          <w:rtl w:val="0"/>
        </w:rPr>
        <w:t xml:space="preserve"> del trámite y del expediente (si corresponde).</w:t>
        <w:br w:type="textWrapping"/>
      </w:r>
    </w:p>
    <w:p w:rsidR="00000000" w:rsidDel="00000000" w:rsidP="00000000" w:rsidRDefault="00000000" w:rsidRPr="00000000" w14:paraId="000005BD">
      <w:pPr>
        <w:numPr>
          <w:ilvl w:val="1"/>
          <w:numId w:val="2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w:t>
      </w:r>
      <w:r w:rsidDel="00000000" w:rsidR="00000000" w:rsidRPr="00000000">
        <w:rPr>
          <w:rFonts w:ascii="Arial" w:cs="Arial" w:eastAsia="Arial" w:hAnsi="Arial"/>
          <w:b w:val="1"/>
          <w:bCs w:val="1"/>
          <w:sz w:val="24"/>
          <w:szCs w:val="24"/>
          <w:rtl w:val="0"/>
        </w:rPr>
        <w:t xml:space="preserve">notifica</w:t>
      </w:r>
      <w:r w:rsidDel="00000000" w:rsidR="00000000" w:rsidRPr="00000000">
        <w:rPr>
          <w:rFonts w:ascii="Arial" w:cs="Arial" w:eastAsia="Arial" w:hAnsi="Arial"/>
          <w:sz w:val="24"/>
          <w:szCs w:val="24"/>
          <w:rtl w:val="0"/>
        </w:rPr>
        <w:t xml:space="preserve"> a interesados.</w:t>
        <w:br w:type="textWrapping"/>
      </w:r>
    </w:p>
    <w:p w:rsidR="00000000" w:rsidDel="00000000" w:rsidP="00000000" w:rsidRDefault="00000000" w:rsidRPr="00000000" w14:paraId="000005BE">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Alternativos/excepciones:</w:t>
        <w:br w:type="textWrapping"/>
      </w:r>
    </w:p>
    <w:p w:rsidR="00000000" w:rsidDel="00000000" w:rsidP="00000000" w:rsidRDefault="00000000" w:rsidRPr="00000000" w14:paraId="000005BF">
      <w:pPr>
        <w:numPr>
          <w:ilvl w:val="1"/>
          <w:numId w:val="22"/>
        </w:numPr>
        <w:spacing w:after="0" w:afterAutospacing="0" w:before="0" w:beforeAutospacing="0" w:lineRule="auto"/>
        <w:ind w:left="1440" w:hanging="360"/>
        <w:rPr>
          <w:rFonts w:ascii="Arial" w:cs="Arial" w:eastAsia="Arial" w:hAnsi="Arial"/>
          <w:sz w:val="24"/>
          <w:szCs w:val="24"/>
        </w:rPr>
      </w:pPr>
      <w:sdt>
        <w:sdtPr>
          <w:id w:val="-1809675793"/>
          <w:tag w:val="goog_rdk_22"/>
        </w:sdtPr>
        <w:sdtContent>
          <w:r w:rsidDel="00000000" w:rsidR="00000000" w:rsidRPr="00000000">
            <w:rPr>
              <w:rFonts w:ascii="Arial Unicode MS" w:cs="Arial Unicode MS" w:eastAsia="Arial Unicode MS" w:hAnsi="Arial Unicode MS"/>
              <w:sz w:val="24"/>
              <w:szCs w:val="24"/>
              <w:rtl w:val="0"/>
            </w:rPr>
            <w:t xml:space="preserve">F1: Faltan documentos obligatorios → bloquear aprobación.</w:t>
            <w:br w:type="textWrapping"/>
          </w:r>
        </w:sdtContent>
      </w:sdt>
    </w:p>
    <w:p w:rsidR="00000000" w:rsidDel="00000000" w:rsidP="00000000" w:rsidRDefault="00000000" w:rsidRPr="00000000" w14:paraId="000005C0">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Trámite con resolución; impacto en siguiente etapa.</w:t>
        <w:br w:type="textWrapping"/>
      </w:r>
    </w:p>
    <w:p w:rsidR="00000000" w:rsidDel="00000000" w:rsidP="00000000" w:rsidRDefault="00000000" w:rsidRPr="00000000" w14:paraId="000005C1">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Registrar usuario, fecha, motivo; no editable luego (solo adenda).</w:t>
        <w:br w:type="textWrapping"/>
      </w:r>
    </w:p>
    <w:p w:rsidR="00000000" w:rsidDel="00000000" w:rsidP="00000000" w:rsidRDefault="00000000" w:rsidRPr="00000000" w14:paraId="000005C2">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Permisos:</w:t>
      </w:r>
      <w:r w:rsidDel="00000000" w:rsidR="00000000" w:rsidRPr="00000000">
        <w:rPr>
          <w:rFonts w:ascii="Arial" w:cs="Arial" w:eastAsia="Arial" w:hAnsi="Arial"/>
          <w:sz w:val="24"/>
          <w:szCs w:val="24"/>
          <w:rtl w:val="0"/>
        </w:rPr>
        <w:t xml:space="preserve"> Según etapa (p.ej., Jurídico aprueba dictamen legal).</w:t>
        <w:br w:type="textWrapping"/>
      </w:r>
    </w:p>
    <w:p w:rsidR="00000000" w:rsidDel="00000000" w:rsidP="00000000" w:rsidRDefault="00000000" w:rsidRPr="00000000" w14:paraId="000005C3">
      <w:pPr>
        <w:numPr>
          <w:ilvl w:val="0"/>
          <w:numId w:val="2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N/F:</w:t>
      </w:r>
      <w:r w:rsidDel="00000000" w:rsidR="00000000" w:rsidRPr="00000000">
        <w:rPr>
          <w:rFonts w:ascii="Arial" w:cs="Arial" w:eastAsia="Arial" w:hAnsi="Arial"/>
          <w:sz w:val="24"/>
          <w:szCs w:val="24"/>
          <w:rtl w:val="0"/>
        </w:rPr>
        <w:t xml:space="preserve"> Inmutabilidad del acta de aprobación/rechazo.</w:t>
        <w:br w:type="textWrapping"/>
      </w:r>
    </w:p>
    <w:p w:rsidR="00000000" w:rsidDel="00000000" w:rsidP="00000000" w:rsidRDefault="00000000" w:rsidRPr="00000000" w14:paraId="000005C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5">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dw6g891jpshw" w:id="160"/>
      <w:bookmarkEnd w:id="160"/>
      <w:r w:rsidDel="00000000" w:rsidR="00000000" w:rsidRPr="00000000">
        <w:rPr>
          <w:rFonts w:ascii="Arial" w:cs="Arial" w:eastAsia="Arial" w:hAnsi="Arial"/>
          <w:b w:val="1"/>
          <w:bCs w:val="1"/>
          <w:color w:val="000000"/>
          <w:sz w:val="24"/>
          <w:szCs w:val="24"/>
          <w:rtl w:val="0"/>
        </w:rPr>
        <w:t xml:space="preserve">CU-17 — Generación de resoluciones/documentos oficiales</w:t>
      </w:r>
    </w:p>
    <w:p w:rsidR="00000000" w:rsidDel="00000000" w:rsidP="00000000" w:rsidRDefault="00000000" w:rsidRPr="00000000" w14:paraId="000005C6">
      <w:pPr>
        <w:numPr>
          <w:ilvl w:val="0"/>
          <w:numId w:val="3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Jurídico / Director / Técnico habilitado</w:t>
        <w:br w:type="textWrapping"/>
      </w:r>
    </w:p>
    <w:p w:rsidR="00000000" w:rsidDel="00000000" w:rsidP="00000000" w:rsidRDefault="00000000" w:rsidRPr="00000000" w14:paraId="000005C7">
      <w:pPr>
        <w:numPr>
          <w:ilvl w:val="0"/>
          <w:numId w:val="3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Emitir documentos oficiales (resoluciones, dictámenes) </w:t>
      </w:r>
      <w:r w:rsidDel="00000000" w:rsidR="00000000" w:rsidRPr="00000000">
        <w:rPr>
          <w:rFonts w:ascii="Arial" w:cs="Arial" w:eastAsia="Arial" w:hAnsi="Arial"/>
          <w:b w:val="1"/>
          <w:bCs w:val="1"/>
          <w:sz w:val="24"/>
          <w:szCs w:val="24"/>
          <w:rtl w:val="0"/>
        </w:rPr>
        <w:t xml:space="preserve">desde plantillas</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5C8">
      <w:pPr>
        <w:numPr>
          <w:ilvl w:val="0"/>
          <w:numId w:val="3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Trámite aprobado para emisión; </w:t>
      </w:r>
      <w:r w:rsidDel="00000000" w:rsidR="00000000" w:rsidRPr="00000000">
        <w:rPr>
          <w:rFonts w:ascii="Arial" w:cs="Arial" w:eastAsia="Arial" w:hAnsi="Arial"/>
          <w:b w:val="1"/>
          <w:bCs w:val="1"/>
          <w:sz w:val="24"/>
          <w:szCs w:val="24"/>
          <w:rtl w:val="0"/>
        </w:rPr>
        <w:t xml:space="preserve">plantilla</w:t>
      </w:r>
      <w:r w:rsidDel="00000000" w:rsidR="00000000" w:rsidRPr="00000000">
        <w:rPr>
          <w:rFonts w:ascii="Arial" w:cs="Arial" w:eastAsia="Arial" w:hAnsi="Arial"/>
          <w:sz w:val="24"/>
          <w:szCs w:val="24"/>
          <w:rtl w:val="0"/>
        </w:rPr>
        <w:t xml:space="preserve"> disponible.</w:t>
        <w:br w:type="textWrapping"/>
      </w:r>
    </w:p>
    <w:p w:rsidR="00000000" w:rsidDel="00000000" w:rsidP="00000000" w:rsidRDefault="00000000" w:rsidRPr="00000000" w14:paraId="000005C9">
      <w:pPr>
        <w:numPr>
          <w:ilvl w:val="0"/>
          <w:numId w:val="3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Disparador:</w:t>
      </w:r>
      <w:r w:rsidDel="00000000" w:rsidR="00000000" w:rsidRPr="00000000">
        <w:rPr>
          <w:rFonts w:ascii="Arial" w:cs="Arial" w:eastAsia="Arial" w:hAnsi="Arial"/>
          <w:sz w:val="24"/>
          <w:szCs w:val="24"/>
          <w:rtl w:val="0"/>
        </w:rPr>
        <w:t xml:space="preserve"> Necesidad de documento formal.</w:t>
        <w:br w:type="textWrapping"/>
      </w:r>
    </w:p>
    <w:p w:rsidR="00000000" w:rsidDel="00000000" w:rsidP="00000000" w:rsidRDefault="00000000" w:rsidRPr="00000000" w14:paraId="000005CA">
      <w:pPr>
        <w:numPr>
          <w:ilvl w:val="0"/>
          <w:numId w:val="3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CB">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elige plantilla (p.ej., “Constancia de No Inundabilidad”).</w:t>
        <w:br w:type="textWrapping"/>
      </w:r>
    </w:p>
    <w:p w:rsidR="00000000" w:rsidDel="00000000" w:rsidP="00000000" w:rsidRDefault="00000000" w:rsidRPr="00000000" w14:paraId="000005CC">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w:t>
      </w:r>
      <w:r w:rsidDel="00000000" w:rsidR="00000000" w:rsidRPr="00000000">
        <w:rPr>
          <w:rFonts w:ascii="Arial" w:cs="Arial" w:eastAsia="Arial" w:hAnsi="Arial"/>
          <w:b w:val="1"/>
          <w:bCs w:val="1"/>
          <w:sz w:val="24"/>
          <w:szCs w:val="24"/>
          <w:rtl w:val="0"/>
        </w:rPr>
        <w:t xml:space="preserve">fusiona datos</w:t>
      </w:r>
      <w:r w:rsidDel="00000000" w:rsidR="00000000" w:rsidRPr="00000000">
        <w:rPr>
          <w:rFonts w:ascii="Arial" w:cs="Arial" w:eastAsia="Arial" w:hAnsi="Arial"/>
          <w:sz w:val="24"/>
          <w:szCs w:val="24"/>
          <w:rtl w:val="0"/>
        </w:rPr>
        <w:t xml:space="preserve"> del expediente/trámite en la plantilla.</w:t>
        <w:br w:type="textWrapping"/>
      </w:r>
    </w:p>
    <w:p w:rsidR="00000000" w:rsidDel="00000000" w:rsidP="00000000" w:rsidRDefault="00000000" w:rsidRPr="00000000" w14:paraId="000005CD">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revisa y ajusta campos editables.</w:t>
        <w:br w:type="textWrapping"/>
      </w:r>
    </w:p>
    <w:p w:rsidR="00000000" w:rsidDel="00000000" w:rsidP="00000000" w:rsidRDefault="00000000" w:rsidRPr="00000000" w14:paraId="000005CE">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w:t>
      </w:r>
      <w:r w:rsidDel="00000000" w:rsidR="00000000" w:rsidRPr="00000000">
        <w:rPr>
          <w:rFonts w:ascii="Arial" w:cs="Arial" w:eastAsia="Arial" w:hAnsi="Arial"/>
          <w:b w:val="1"/>
          <w:bCs w:val="1"/>
          <w:sz w:val="24"/>
          <w:szCs w:val="24"/>
          <w:rtl w:val="0"/>
        </w:rPr>
        <w:t xml:space="preserve">genera PDF</w:t>
      </w:r>
      <w:r w:rsidDel="00000000" w:rsidR="00000000" w:rsidRPr="00000000">
        <w:rPr>
          <w:rFonts w:ascii="Arial" w:cs="Arial" w:eastAsia="Arial" w:hAnsi="Arial"/>
          <w:sz w:val="24"/>
          <w:szCs w:val="24"/>
          <w:rtl w:val="0"/>
        </w:rPr>
        <w:t xml:space="preserve"> y se guarda como documento del expediente.</w:t>
        <w:br w:type="textWrapping"/>
      </w:r>
    </w:p>
    <w:p w:rsidR="00000000" w:rsidDel="00000000" w:rsidP="00000000" w:rsidRDefault="00000000" w:rsidRPr="00000000" w14:paraId="000005CF">
      <w:pPr>
        <w:numPr>
          <w:ilvl w:val="0"/>
          <w:numId w:val="3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Alternativos/excepciones:</w:t>
        <w:br w:type="textWrapping"/>
      </w:r>
    </w:p>
    <w:p w:rsidR="00000000" w:rsidDel="00000000" w:rsidP="00000000" w:rsidRDefault="00000000" w:rsidRPr="00000000" w14:paraId="000005D0">
      <w:pPr>
        <w:numPr>
          <w:ilvl w:val="1"/>
          <w:numId w:val="32"/>
        </w:numPr>
        <w:spacing w:after="0" w:afterAutospacing="0" w:before="0" w:beforeAutospacing="0" w:lineRule="auto"/>
        <w:ind w:left="1440" w:hanging="360"/>
        <w:rPr>
          <w:rFonts w:ascii="Arial" w:cs="Arial" w:eastAsia="Arial" w:hAnsi="Arial"/>
          <w:sz w:val="24"/>
          <w:szCs w:val="24"/>
        </w:rPr>
      </w:pPr>
      <w:sdt>
        <w:sdtPr>
          <w:id w:val="-684967610"/>
          <w:tag w:val="goog_rdk_23"/>
        </w:sdtPr>
        <w:sdtContent>
          <w:r w:rsidDel="00000000" w:rsidR="00000000" w:rsidRPr="00000000">
            <w:rPr>
              <w:rFonts w:ascii="Arial Unicode MS" w:cs="Arial Unicode MS" w:eastAsia="Arial Unicode MS" w:hAnsi="Arial Unicode MS"/>
              <w:sz w:val="24"/>
              <w:szCs w:val="24"/>
              <w:rtl w:val="0"/>
            </w:rPr>
            <w:t xml:space="preserve">F1: Falta plantilla → aviso a Admin para cargar.</w:t>
            <w:br w:type="textWrapping"/>
          </w:r>
        </w:sdtContent>
      </w:sdt>
    </w:p>
    <w:p w:rsidR="00000000" w:rsidDel="00000000" w:rsidP="00000000" w:rsidRDefault="00000000" w:rsidRPr="00000000" w14:paraId="000005D1">
      <w:pPr>
        <w:numPr>
          <w:ilvl w:val="1"/>
          <w:numId w:val="32"/>
        </w:numPr>
        <w:spacing w:after="0" w:afterAutospacing="0" w:before="0" w:beforeAutospacing="0" w:lineRule="auto"/>
        <w:ind w:left="1440" w:hanging="360"/>
        <w:rPr>
          <w:rFonts w:ascii="Arial" w:cs="Arial" w:eastAsia="Arial" w:hAnsi="Arial"/>
          <w:sz w:val="24"/>
          <w:szCs w:val="24"/>
        </w:rPr>
      </w:pPr>
      <w:sdt>
        <w:sdtPr>
          <w:id w:val="1890041847"/>
          <w:tag w:val="goog_rdk_24"/>
        </w:sdtPr>
        <w:sdtContent>
          <w:r w:rsidDel="00000000" w:rsidR="00000000" w:rsidRPr="00000000">
            <w:rPr>
              <w:rFonts w:ascii="Arial Unicode MS" w:cs="Arial Unicode MS" w:eastAsia="Arial Unicode MS" w:hAnsi="Arial Unicode MS"/>
              <w:sz w:val="24"/>
              <w:szCs w:val="24"/>
              <w:rtl w:val="0"/>
            </w:rPr>
            <w:t xml:space="preserve">F2: Campo obligatorio sin dato → validación bloquea.</w:t>
            <w:br w:type="textWrapping"/>
          </w:r>
        </w:sdtContent>
      </w:sdt>
    </w:p>
    <w:p w:rsidR="00000000" w:rsidDel="00000000" w:rsidP="00000000" w:rsidRDefault="00000000" w:rsidRPr="00000000" w14:paraId="000005D2">
      <w:pPr>
        <w:numPr>
          <w:ilvl w:val="0"/>
          <w:numId w:val="3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Documento oficial generado y versionado.</w:t>
        <w:br w:type="textWrapping"/>
      </w:r>
    </w:p>
    <w:p w:rsidR="00000000" w:rsidDel="00000000" w:rsidP="00000000" w:rsidRDefault="00000000" w:rsidRPr="00000000" w14:paraId="000005D3">
      <w:pPr>
        <w:numPr>
          <w:ilvl w:val="0"/>
          <w:numId w:val="3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Control de versiones; metadatos (plantilla, autor, fecha).</w:t>
        <w:br w:type="textWrapping"/>
      </w:r>
    </w:p>
    <w:p w:rsidR="00000000" w:rsidDel="00000000" w:rsidP="00000000" w:rsidRDefault="00000000" w:rsidRPr="00000000" w14:paraId="000005D4">
      <w:pPr>
        <w:numPr>
          <w:ilvl w:val="0"/>
          <w:numId w:val="3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Permisos:</w:t>
      </w:r>
      <w:r w:rsidDel="00000000" w:rsidR="00000000" w:rsidRPr="00000000">
        <w:rPr>
          <w:rFonts w:ascii="Arial" w:cs="Arial" w:eastAsia="Arial" w:hAnsi="Arial"/>
          <w:sz w:val="24"/>
          <w:szCs w:val="24"/>
          <w:rtl w:val="0"/>
        </w:rPr>
        <w:t xml:space="preserve"> Crear_documento_oficial.</w:t>
        <w:br w:type="textWrapping"/>
      </w:r>
    </w:p>
    <w:p w:rsidR="00000000" w:rsidDel="00000000" w:rsidP="00000000" w:rsidRDefault="00000000" w:rsidRPr="00000000" w14:paraId="000005D5">
      <w:pPr>
        <w:numPr>
          <w:ilvl w:val="0"/>
          <w:numId w:val="3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N/F:</w:t>
      </w:r>
      <w:r w:rsidDel="00000000" w:rsidR="00000000" w:rsidRPr="00000000">
        <w:rPr>
          <w:rFonts w:ascii="Arial" w:cs="Arial" w:eastAsia="Arial" w:hAnsi="Arial"/>
          <w:sz w:val="24"/>
          <w:szCs w:val="24"/>
          <w:rtl w:val="0"/>
        </w:rPr>
        <w:t xml:space="preserve"> Numeración interna, sellado de tiempo.</w:t>
        <w:br w:type="textWrapping"/>
      </w:r>
    </w:p>
    <w:p w:rsidR="00000000" w:rsidDel="00000000" w:rsidP="00000000" w:rsidRDefault="00000000" w:rsidRPr="00000000" w14:paraId="000005D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7">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yu1c36s29q6z" w:id="161"/>
      <w:bookmarkEnd w:id="161"/>
      <w:r w:rsidDel="00000000" w:rsidR="00000000" w:rsidRPr="00000000">
        <w:rPr>
          <w:rFonts w:ascii="Arial" w:cs="Arial" w:eastAsia="Arial" w:hAnsi="Arial"/>
          <w:b w:val="1"/>
          <w:bCs w:val="1"/>
          <w:color w:val="000000"/>
          <w:sz w:val="24"/>
          <w:szCs w:val="24"/>
          <w:rtl w:val="0"/>
        </w:rPr>
        <w:t xml:space="preserve">CU-18 — Envío de notificaciones (de proceso)</w:t>
      </w:r>
    </w:p>
    <w:p w:rsidR="00000000" w:rsidDel="00000000" w:rsidP="00000000" w:rsidRDefault="00000000" w:rsidRPr="00000000" w14:paraId="000005D8">
      <w:pPr>
        <w:numPr>
          <w:ilvl w:val="0"/>
          <w:numId w:val="3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Notificador del Sistema</w:t>
        <w:br w:type="textWrapping"/>
        <w:t xml:space="preserve">mm</w:t>
      </w:r>
    </w:p>
    <w:p w:rsidR="00000000" w:rsidDel="00000000" w:rsidP="00000000" w:rsidRDefault="00000000" w:rsidRPr="00000000" w14:paraId="000005D9">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Informar a interesados sobre </w:t>
      </w:r>
      <w:r w:rsidDel="00000000" w:rsidR="00000000" w:rsidRPr="00000000">
        <w:rPr>
          <w:rFonts w:ascii="Arial" w:cs="Arial" w:eastAsia="Arial" w:hAnsi="Arial"/>
          <w:b w:val="1"/>
          <w:bCs w:val="1"/>
          <w:sz w:val="24"/>
          <w:szCs w:val="24"/>
          <w:rtl w:val="0"/>
        </w:rPr>
        <w:t xml:space="preserve">cambios del trámite</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5DA">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Evento de cambio registrado.</w:t>
        <w:br w:type="textWrapping"/>
      </w:r>
    </w:p>
    <w:p w:rsidR="00000000" w:rsidDel="00000000" w:rsidP="00000000" w:rsidRDefault="00000000" w:rsidRPr="00000000" w14:paraId="000005DB">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Disparador:</w:t>
      </w:r>
      <w:r w:rsidDel="00000000" w:rsidR="00000000" w:rsidRPr="00000000">
        <w:rPr>
          <w:rFonts w:ascii="Arial" w:cs="Arial" w:eastAsia="Arial" w:hAnsi="Arial"/>
          <w:sz w:val="24"/>
          <w:szCs w:val="24"/>
          <w:rtl w:val="0"/>
        </w:rPr>
        <w:t xml:space="preserve"> Cambio de estado, observación, aprobación/rechazo.</w:t>
        <w:br w:type="textWrapping"/>
      </w:r>
    </w:p>
    <w:p w:rsidR="00000000" w:rsidDel="00000000" w:rsidP="00000000" w:rsidRDefault="00000000" w:rsidRPr="00000000" w14:paraId="000005DC">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DD">
      <w:pPr>
        <w:numPr>
          <w:ilvl w:val="1"/>
          <w:numId w:val="3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Evento dispara regla de notificación.</w:t>
        <w:br w:type="textWrapping"/>
      </w:r>
    </w:p>
    <w:p w:rsidR="00000000" w:rsidDel="00000000" w:rsidP="00000000" w:rsidRDefault="00000000" w:rsidRPr="00000000" w14:paraId="000005DE">
      <w:pPr>
        <w:numPr>
          <w:ilvl w:val="1"/>
          <w:numId w:val="3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compone mensaje (plantilla + datos).</w:t>
        <w:br w:type="textWrapping"/>
      </w:r>
    </w:p>
    <w:p w:rsidR="00000000" w:rsidDel="00000000" w:rsidP="00000000" w:rsidRDefault="00000000" w:rsidRPr="00000000" w14:paraId="000005DF">
      <w:pPr>
        <w:numPr>
          <w:ilvl w:val="1"/>
          <w:numId w:val="3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envía por email / in-app / SMS (si habilitado).</w:t>
        <w:br w:type="textWrapping"/>
      </w:r>
    </w:p>
    <w:p w:rsidR="00000000" w:rsidDel="00000000" w:rsidP="00000000" w:rsidRDefault="00000000" w:rsidRPr="00000000" w14:paraId="000005E0">
      <w:pPr>
        <w:numPr>
          <w:ilvl w:val="1"/>
          <w:numId w:val="3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guarda constancia (log/notificaciones).</w:t>
        <w:br w:type="textWrapping"/>
      </w:r>
    </w:p>
    <w:p w:rsidR="00000000" w:rsidDel="00000000" w:rsidP="00000000" w:rsidRDefault="00000000" w:rsidRPr="00000000" w14:paraId="000005E1">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Alternativos:</w:t>
      </w:r>
      <w:sdt>
        <w:sdtPr>
          <w:id w:val="-109135723"/>
          <w:tag w:val="goog_rdk_25"/>
        </w:sdtPr>
        <w:sdtContent>
          <w:r w:rsidDel="00000000" w:rsidR="00000000" w:rsidRPr="00000000">
            <w:rPr>
              <w:rFonts w:ascii="Arial Unicode MS" w:cs="Arial Unicode MS" w:eastAsia="Arial Unicode MS" w:hAnsi="Arial Unicode MS"/>
              <w:sz w:val="24"/>
              <w:szCs w:val="24"/>
              <w:rtl w:val="0"/>
            </w:rPr>
            <w:t xml:space="preserve"> Canal fallido → reintento / cola.</w:t>
            <w:br w:type="textWrapping"/>
          </w:r>
        </w:sdtContent>
      </w:sdt>
    </w:p>
    <w:p w:rsidR="00000000" w:rsidDel="00000000" w:rsidP="00000000" w:rsidRDefault="00000000" w:rsidRPr="00000000" w14:paraId="000005E2">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Interesados informados; registro generado.</w:t>
        <w:br w:type="textWrapping"/>
      </w:r>
    </w:p>
    <w:p w:rsidR="00000000" w:rsidDel="00000000" w:rsidP="00000000" w:rsidRDefault="00000000" w:rsidRPr="00000000" w14:paraId="000005E3">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Opt-in para SMS; plantillas aprobadas institucionalmente.</w:t>
        <w:br w:type="textWrapping"/>
      </w:r>
    </w:p>
    <w:p w:rsidR="00000000" w:rsidDel="00000000" w:rsidP="00000000" w:rsidRDefault="00000000" w:rsidRPr="00000000" w14:paraId="000005E4">
      <w:pPr>
        <w:numPr>
          <w:ilvl w:val="0"/>
          <w:numId w:val="3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Permisos:</w:t>
      </w:r>
      <w:r w:rsidDel="00000000" w:rsidR="00000000" w:rsidRPr="00000000">
        <w:rPr>
          <w:rFonts w:ascii="Arial" w:cs="Arial" w:eastAsia="Arial" w:hAnsi="Arial"/>
          <w:sz w:val="24"/>
          <w:szCs w:val="24"/>
          <w:rtl w:val="0"/>
        </w:rPr>
        <w:t xml:space="preserve"> Automático; visible para Admin en reportes.</w:t>
        <w:br w:type="textWrapping"/>
      </w:r>
    </w:p>
    <w:p w:rsidR="00000000" w:rsidDel="00000000" w:rsidP="00000000" w:rsidRDefault="00000000" w:rsidRPr="00000000" w14:paraId="000005E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6">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gebr1txuyps" w:id="162"/>
      <w:bookmarkEnd w:id="162"/>
      <w:r w:rsidDel="00000000" w:rsidR="00000000" w:rsidRPr="00000000">
        <w:rPr>
          <w:rFonts w:ascii="Arial" w:cs="Arial" w:eastAsia="Arial" w:hAnsi="Arial"/>
          <w:b w:val="1"/>
          <w:bCs w:val="1"/>
          <w:color w:val="000000"/>
          <w:sz w:val="24"/>
          <w:szCs w:val="24"/>
          <w:rtl w:val="0"/>
        </w:rPr>
        <w:t xml:space="preserve">CU-19 — Generación de informes de gestión</w:t>
      </w:r>
    </w:p>
    <w:p w:rsidR="00000000" w:rsidDel="00000000" w:rsidP="00000000" w:rsidRDefault="00000000" w:rsidRPr="00000000" w14:paraId="000005E7">
      <w:pPr>
        <w:numPr>
          <w:ilvl w:val="0"/>
          <w:numId w:val="10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Administrador / Dirección</w:t>
        <w:br w:type="textWrapping"/>
      </w:r>
    </w:p>
    <w:p w:rsidR="00000000" w:rsidDel="00000000" w:rsidP="00000000" w:rsidRDefault="00000000" w:rsidRPr="00000000" w14:paraId="000005E8">
      <w:pPr>
        <w:numPr>
          <w:ilvl w:val="0"/>
          <w:numId w:val="10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Consultar métricas (en curso, aprobados, tiempos, SLAs).</w:t>
        <w:br w:type="textWrapping"/>
      </w:r>
    </w:p>
    <w:p w:rsidR="00000000" w:rsidDel="00000000" w:rsidP="00000000" w:rsidRDefault="00000000" w:rsidRPr="00000000" w14:paraId="000005E9">
      <w:pPr>
        <w:numPr>
          <w:ilvl w:val="0"/>
          <w:numId w:val="10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Datos históricos disponibles.</w:t>
        <w:br w:type="textWrapping"/>
      </w:r>
    </w:p>
    <w:p w:rsidR="00000000" w:rsidDel="00000000" w:rsidP="00000000" w:rsidRDefault="00000000" w:rsidRPr="00000000" w14:paraId="000005EA">
      <w:pPr>
        <w:numPr>
          <w:ilvl w:val="0"/>
          <w:numId w:val="10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Disparador:</w:t>
      </w:r>
      <w:r w:rsidDel="00000000" w:rsidR="00000000" w:rsidRPr="00000000">
        <w:rPr>
          <w:rFonts w:ascii="Arial" w:cs="Arial" w:eastAsia="Arial" w:hAnsi="Arial"/>
          <w:sz w:val="24"/>
          <w:szCs w:val="24"/>
          <w:rtl w:val="0"/>
        </w:rPr>
        <w:t xml:space="preserve"> Solicitud de reporte.</w:t>
        <w:br w:type="textWrapping"/>
      </w:r>
    </w:p>
    <w:p w:rsidR="00000000" w:rsidDel="00000000" w:rsidP="00000000" w:rsidRDefault="00000000" w:rsidRPr="00000000" w14:paraId="000005EB">
      <w:pPr>
        <w:numPr>
          <w:ilvl w:val="0"/>
          <w:numId w:val="10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5EC">
      <w:pPr>
        <w:numPr>
          <w:ilvl w:val="1"/>
          <w:numId w:val="10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abre “Informes”.</w:t>
        <w:br w:type="textWrapping"/>
      </w:r>
    </w:p>
    <w:p w:rsidR="00000000" w:rsidDel="00000000" w:rsidP="00000000" w:rsidRDefault="00000000" w:rsidRPr="00000000" w14:paraId="000005ED">
      <w:pPr>
        <w:numPr>
          <w:ilvl w:val="1"/>
          <w:numId w:val="10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 filtros: rango de fechas, oficinas, tipo de trámite.</w:t>
        <w:br w:type="textWrapping"/>
      </w:r>
    </w:p>
    <w:p w:rsidR="00000000" w:rsidDel="00000000" w:rsidP="00000000" w:rsidRDefault="00000000" w:rsidRPr="00000000" w14:paraId="000005EE">
      <w:pPr>
        <w:numPr>
          <w:ilvl w:val="1"/>
          <w:numId w:val="10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calcula KPIs (tiempos, volúmenes, tasa rechazo).</w:t>
        <w:br w:type="textWrapping"/>
      </w:r>
    </w:p>
    <w:p w:rsidR="00000000" w:rsidDel="00000000" w:rsidP="00000000" w:rsidRDefault="00000000" w:rsidRPr="00000000" w14:paraId="000005EF">
      <w:pPr>
        <w:numPr>
          <w:ilvl w:val="1"/>
          <w:numId w:val="10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Muestra dashboard y permite </w:t>
      </w:r>
      <w:r w:rsidDel="00000000" w:rsidR="00000000" w:rsidRPr="00000000">
        <w:rPr>
          <w:rFonts w:ascii="Arial" w:cs="Arial" w:eastAsia="Arial" w:hAnsi="Arial"/>
          <w:b w:val="1"/>
          <w:bCs w:val="1"/>
          <w:sz w:val="24"/>
          <w:szCs w:val="24"/>
          <w:rtl w:val="0"/>
        </w:rPr>
        <w:t xml:space="preserve">exportar</w:t>
      </w:r>
      <w:r w:rsidDel="00000000" w:rsidR="00000000" w:rsidRPr="00000000">
        <w:rPr>
          <w:rFonts w:ascii="Arial" w:cs="Arial" w:eastAsia="Arial" w:hAnsi="Arial"/>
          <w:sz w:val="24"/>
          <w:szCs w:val="24"/>
          <w:rtl w:val="0"/>
        </w:rPr>
        <w:t xml:space="preserve"> (PDF/CSV).</w:t>
        <w:br w:type="textWrapping"/>
      </w:r>
    </w:p>
    <w:p w:rsidR="00000000" w:rsidDel="00000000" w:rsidP="00000000" w:rsidRDefault="00000000" w:rsidRPr="00000000" w14:paraId="000005F0">
      <w:pPr>
        <w:numPr>
          <w:ilvl w:val="0"/>
          <w:numId w:val="10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Alternativos:</w:t>
      </w:r>
      <w:sdt>
        <w:sdtPr>
          <w:id w:val="-1992998213"/>
          <w:tag w:val="goog_rdk_26"/>
        </w:sdtPr>
        <w:sdtContent>
          <w:r w:rsidDel="00000000" w:rsidR="00000000" w:rsidRPr="00000000">
            <w:rPr>
              <w:rFonts w:ascii="Arial Unicode MS" w:cs="Arial Unicode MS" w:eastAsia="Arial Unicode MS" w:hAnsi="Arial Unicode MS"/>
              <w:sz w:val="24"/>
              <w:szCs w:val="24"/>
              <w:rtl w:val="0"/>
            </w:rPr>
            <w:t xml:space="preserve"> Conjuntos muy grandes → paginación / export batch.</w:t>
            <w:br w:type="textWrapping"/>
          </w:r>
        </w:sdtContent>
      </w:sdt>
    </w:p>
    <w:p w:rsidR="00000000" w:rsidDel="00000000" w:rsidP="00000000" w:rsidRDefault="00000000" w:rsidRPr="00000000" w14:paraId="000005F1">
      <w:pPr>
        <w:numPr>
          <w:ilvl w:val="0"/>
          <w:numId w:val="10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Informe disponible y (opcional) guardado.</w:t>
        <w:br w:type="textWrapping"/>
      </w:r>
    </w:p>
    <w:p w:rsidR="00000000" w:rsidDel="00000000" w:rsidP="00000000" w:rsidRDefault="00000000" w:rsidRPr="00000000" w14:paraId="000005F2">
      <w:pPr>
        <w:numPr>
          <w:ilvl w:val="0"/>
          <w:numId w:val="10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Respetar visibilidad por rol.</w:t>
        <w:br w:type="textWrapping"/>
      </w:r>
    </w:p>
    <w:p w:rsidR="00000000" w:rsidDel="00000000" w:rsidP="00000000" w:rsidRDefault="00000000" w:rsidRPr="00000000" w14:paraId="000005F3">
      <w:pPr>
        <w:numPr>
          <w:ilvl w:val="0"/>
          <w:numId w:val="10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Permisos:</w:t>
      </w:r>
      <w:r w:rsidDel="00000000" w:rsidR="00000000" w:rsidRPr="00000000">
        <w:rPr>
          <w:rFonts w:ascii="Arial" w:cs="Arial" w:eastAsia="Arial" w:hAnsi="Arial"/>
          <w:sz w:val="24"/>
          <w:szCs w:val="24"/>
          <w:rtl w:val="0"/>
        </w:rPr>
        <w:t xml:space="preserve"> ver_informes.</w:t>
        <w:br w:type="textWrapping"/>
      </w:r>
    </w:p>
    <w:p w:rsidR="00000000" w:rsidDel="00000000" w:rsidP="00000000" w:rsidRDefault="00000000" w:rsidRPr="00000000" w14:paraId="000005F4">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g2vo7q15n15k" w:id="163"/>
      <w:bookmarkEnd w:id="163"/>
      <w:r w:rsidDel="00000000" w:rsidR="00000000" w:rsidRPr="00000000">
        <w:rPr>
          <w:rFonts w:ascii="Arial" w:cs="Arial" w:eastAsia="Arial" w:hAnsi="Arial"/>
          <w:b w:val="1"/>
          <w:bCs w:val="1"/>
          <w:color w:val="000000"/>
          <w:sz w:val="24"/>
          <w:szCs w:val="24"/>
          <w:rtl w:val="0"/>
        </w:rPr>
        <w:t xml:space="preserve"> 4. Módulo de Notificaciones y Comunicaciones</w:t>
      </w:r>
    </w:p>
    <w:p w:rsidR="00000000" w:rsidDel="00000000" w:rsidP="00000000" w:rsidRDefault="00000000" w:rsidRPr="00000000" w14:paraId="000005F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6">
      <w:pPr>
        <w:rPr>
          <w:rFonts w:ascii="Arial" w:cs="Arial" w:eastAsia="Arial" w:hAnsi="Arial"/>
          <w:sz w:val="24"/>
          <w:szCs w:val="24"/>
        </w:rPr>
      </w:pPr>
      <w:r w:rsidDel="00000000" w:rsidR="00000000" w:rsidRPr="00000000">
        <w:rPr>
          <w:rFonts w:ascii="Arial" w:cs="Arial" w:eastAsia="Arial" w:hAnsi="Arial"/>
          <w:sz w:val="24"/>
          <w:szCs w:val="24"/>
          <w:rtl w:val="0"/>
        </w:rPr>
        <w:t xml:space="preserve">El backend envía notificaciones automáticas mediante eventos del sistema,</w:t>
      </w:r>
    </w:p>
    <w:p w:rsidR="00000000" w:rsidDel="00000000" w:rsidP="00000000" w:rsidRDefault="00000000" w:rsidRPr="00000000" w14:paraId="000005F7">
      <w:pPr>
        <w:rPr>
          <w:rFonts w:ascii="Arial" w:cs="Arial" w:eastAsia="Arial" w:hAnsi="Arial"/>
          <w:sz w:val="24"/>
          <w:szCs w:val="24"/>
        </w:rPr>
      </w:pPr>
      <w:r w:rsidDel="00000000" w:rsidR="00000000" w:rsidRPr="00000000">
        <w:rPr>
          <w:rFonts w:ascii="Arial" w:cs="Arial" w:eastAsia="Arial" w:hAnsi="Arial"/>
          <w:sz w:val="24"/>
          <w:szCs w:val="24"/>
          <w:rtl w:val="0"/>
        </w:rPr>
        <w:t xml:space="preserve">utilizando correo electrónico y notificaciones internas de la plataforma.</w:t>
      </w:r>
    </w:p>
    <w:p w:rsidR="00000000" w:rsidDel="00000000" w:rsidP="00000000" w:rsidRDefault="00000000" w:rsidRPr="00000000" w14:paraId="000005F8">
      <w:pPr>
        <w:rPr>
          <w:rFonts w:ascii="Arial" w:cs="Arial" w:eastAsia="Arial" w:hAnsi="Arial"/>
          <w:sz w:val="24"/>
          <w:szCs w:val="24"/>
        </w:rPr>
      </w:pPr>
      <w:r w:rsidDel="00000000" w:rsidR="00000000" w:rsidRPr="00000000">
        <w:rPr>
          <w:rFonts w:ascii="Arial" w:cs="Arial" w:eastAsia="Arial" w:hAnsi="Arial"/>
          <w:sz w:val="24"/>
          <w:szCs w:val="24"/>
          <w:rtl w:val="0"/>
        </w:rPr>
        <w:t xml:space="preserve">Las notificaciones se generan de forma asincrónica ante cambios de estado</w:t>
      </w:r>
    </w:p>
    <w:p w:rsidR="00000000" w:rsidDel="00000000" w:rsidP="00000000" w:rsidRDefault="00000000" w:rsidRPr="00000000" w14:paraId="000005F9">
      <w:pPr>
        <w:rPr>
          <w:rFonts w:ascii="Arial" w:cs="Arial" w:eastAsia="Arial" w:hAnsi="Arial"/>
          <w:sz w:val="24"/>
          <w:szCs w:val="24"/>
        </w:rPr>
      </w:pPr>
      <w:r w:rsidDel="00000000" w:rsidR="00000000" w:rsidRPr="00000000">
        <w:rPr>
          <w:rFonts w:ascii="Arial" w:cs="Arial" w:eastAsia="Arial" w:hAnsi="Arial"/>
          <w:sz w:val="24"/>
          <w:szCs w:val="24"/>
          <w:rtl w:val="0"/>
        </w:rPr>
        <w:t xml:space="preserve">del expediente o del trámite.</w:t>
      </w:r>
    </w:p>
    <w:p w:rsidR="00000000" w:rsidDel="00000000" w:rsidP="00000000" w:rsidRDefault="00000000" w:rsidRPr="00000000" w14:paraId="000005FA">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ql0m8oaln2n" w:id="164"/>
      <w:bookmarkEnd w:id="164"/>
      <w:r w:rsidDel="00000000" w:rsidR="00000000" w:rsidRPr="00000000">
        <w:rPr>
          <w:rFonts w:ascii="Arial" w:cs="Arial" w:eastAsia="Arial" w:hAnsi="Arial"/>
          <w:b w:val="1"/>
          <w:bCs w:val="1"/>
          <w:color w:val="000000"/>
          <w:sz w:val="24"/>
          <w:szCs w:val="24"/>
          <w:rtl w:val="0"/>
        </w:rPr>
        <w:t xml:space="preserve">CU-20 — Envío de notificaciones automáticas</w:t>
      </w:r>
    </w:p>
    <w:p w:rsidR="00000000" w:rsidDel="00000000" w:rsidP="00000000" w:rsidRDefault="00000000" w:rsidRPr="00000000" w14:paraId="000005FB">
      <w:pPr>
        <w:numPr>
          <w:ilvl w:val="0"/>
          <w:numId w:val="5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Notificador del Sistema</w:t>
        <w:br w:type="textWrapping"/>
      </w:r>
    </w:p>
    <w:p w:rsidR="00000000" w:rsidDel="00000000" w:rsidP="00000000" w:rsidRDefault="00000000" w:rsidRPr="00000000" w14:paraId="000005FC">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Enviar alertas automáticas (event-driven).</w:t>
        <w:br w:type="textWrapping"/>
      </w:r>
    </w:p>
    <w:p w:rsidR="00000000" w:rsidDel="00000000" w:rsidP="00000000" w:rsidRDefault="00000000" w:rsidRPr="00000000" w14:paraId="000005FD">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Reglas de evento definidas.</w:t>
        <w:br w:type="textWrapping"/>
      </w:r>
    </w:p>
    <w:p w:rsidR="00000000" w:rsidDel="00000000" w:rsidP="00000000" w:rsidRDefault="00000000" w:rsidRPr="00000000" w14:paraId="000005FE">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r>
      <w:r w:rsidDel="00000000" w:rsidR="00000000" w:rsidRPr="00000000">
        <w:rPr>
          <w:rFonts w:ascii="Arial" w:cs="Arial" w:eastAsia="Arial" w:hAnsi="Arial"/>
          <w:sz w:val="24"/>
          <w:szCs w:val="24"/>
          <w:rtl w:val="0"/>
        </w:rPr>
        <w:t xml:space="preserve"> Igual a CU-18 pero </w:t>
      </w:r>
      <w:r w:rsidDel="00000000" w:rsidR="00000000" w:rsidRPr="00000000">
        <w:rPr>
          <w:rFonts w:ascii="Arial" w:cs="Arial" w:eastAsia="Arial" w:hAnsi="Arial"/>
          <w:b w:val="1"/>
          <w:bCs w:val="1"/>
          <w:sz w:val="24"/>
          <w:szCs w:val="24"/>
          <w:rtl w:val="0"/>
        </w:rPr>
        <w:t xml:space="preserve">a nivel sistema</w:t>
      </w:r>
      <w:r w:rsidDel="00000000" w:rsidR="00000000" w:rsidRPr="00000000">
        <w:rPr>
          <w:rFonts w:ascii="Arial" w:cs="Arial" w:eastAsia="Arial" w:hAnsi="Arial"/>
          <w:sz w:val="24"/>
          <w:szCs w:val="24"/>
          <w:rtl w:val="0"/>
        </w:rPr>
        <w:t xml:space="preserve"> (no solo trámites).</w:t>
        <w:br w:type="textWrapping"/>
      </w:r>
    </w:p>
    <w:p w:rsidR="00000000" w:rsidDel="00000000" w:rsidP="00000000" w:rsidRDefault="00000000" w:rsidRPr="00000000" w14:paraId="000005FF">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Registro entregado / fallido con reintentos.</w:t>
        <w:br w:type="textWrapping"/>
      </w:r>
    </w:p>
    <w:p w:rsidR="00000000" w:rsidDel="00000000" w:rsidP="00000000" w:rsidRDefault="00000000" w:rsidRPr="00000000" w14:paraId="00000600">
      <w:pPr>
        <w:numPr>
          <w:ilvl w:val="0"/>
          <w:numId w:val="5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Tasa-límite para evitar spam; horario hábil si aplica.</w:t>
        <w:br w:type="textWrapping"/>
      </w:r>
    </w:p>
    <w:p w:rsidR="00000000" w:rsidDel="00000000" w:rsidP="00000000" w:rsidRDefault="00000000" w:rsidRPr="00000000" w14:paraId="00000601">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db1gf2lw5qe9" w:id="165"/>
      <w:bookmarkEnd w:id="165"/>
      <w:r w:rsidDel="00000000" w:rsidR="00000000" w:rsidRPr="00000000">
        <w:rPr>
          <w:rFonts w:ascii="Arial" w:cs="Arial" w:eastAsia="Arial" w:hAnsi="Arial"/>
          <w:b w:val="1"/>
          <w:bCs w:val="1"/>
          <w:color w:val="000000"/>
          <w:sz w:val="24"/>
          <w:szCs w:val="24"/>
          <w:rtl w:val="0"/>
        </w:rPr>
        <w:t xml:space="preserve">CU-21 — Notificación de actualización de estado</w:t>
      </w:r>
    </w:p>
    <w:p w:rsidR="00000000" w:rsidDel="00000000" w:rsidP="00000000" w:rsidRDefault="00000000" w:rsidRPr="00000000" w14:paraId="00000602">
      <w:pPr>
        <w:numPr>
          <w:ilvl w:val="0"/>
          <w:numId w:val="5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Notificador del Sistema</w:t>
        <w:br w:type="textWrapping"/>
      </w:r>
    </w:p>
    <w:p w:rsidR="00000000" w:rsidDel="00000000" w:rsidP="00000000" w:rsidRDefault="00000000" w:rsidRPr="00000000" w14:paraId="00000603">
      <w:pPr>
        <w:numPr>
          <w:ilvl w:val="0"/>
          <w:numId w:val="5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Avisar al interesado cuando un expediente </w:t>
      </w:r>
      <w:r w:rsidDel="00000000" w:rsidR="00000000" w:rsidRPr="00000000">
        <w:rPr>
          <w:rFonts w:ascii="Arial" w:cs="Arial" w:eastAsia="Arial" w:hAnsi="Arial"/>
          <w:b w:val="1"/>
          <w:bCs w:val="1"/>
          <w:sz w:val="24"/>
          <w:szCs w:val="24"/>
          <w:rtl w:val="0"/>
        </w:rPr>
        <w:t xml:space="preserve">cambia de estado</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604">
      <w:pPr>
        <w:numPr>
          <w:ilvl w:val="0"/>
          <w:numId w:val="5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05">
      <w:pPr>
        <w:numPr>
          <w:ilvl w:val="1"/>
          <w:numId w:val="5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Cambio de estado persiste en BD.</w:t>
        <w:br w:type="textWrapping"/>
      </w:r>
    </w:p>
    <w:p w:rsidR="00000000" w:rsidDel="00000000" w:rsidP="00000000" w:rsidRDefault="00000000" w:rsidRPr="00000000" w14:paraId="00000606">
      <w:pPr>
        <w:numPr>
          <w:ilvl w:val="1"/>
          <w:numId w:val="55"/>
        </w:numPr>
        <w:spacing w:after="0" w:afterAutospacing="0" w:before="0" w:beforeAutospacing="0" w:lineRule="auto"/>
        <w:ind w:left="1440" w:hanging="360"/>
        <w:rPr>
          <w:rFonts w:ascii="Arial" w:cs="Arial" w:eastAsia="Arial" w:hAnsi="Arial"/>
          <w:sz w:val="24"/>
          <w:szCs w:val="24"/>
        </w:rPr>
      </w:pPr>
      <w:sdt>
        <w:sdtPr>
          <w:id w:val="1919609286"/>
          <w:tag w:val="goog_rdk_27"/>
        </w:sdtPr>
        <w:sdtContent>
          <w:r w:rsidDel="00000000" w:rsidR="00000000" w:rsidRPr="00000000">
            <w:rPr>
              <w:rFonts w:ascii="Arial Unicode MS" w:cs="Arial Unicode MS" w:eastAsia="Arial Unicode MS" w:hAnsi="Arial Unicode MS"/>
              <w:sz w:val="24"/>
              <w:szCs w:val="24"/>
              <w:rtl w:val="0"/>
            </w:rPr>
            <w:t xml:space="preserve">Trigger → genera mensaje estándar (antes/ahora, oficina, responsable).</w:t>
            <w:br w:type="textWrapping"/>
          </w:r>
        </w:sdtContent>
      </w:sdt>
    </w:p>
    <w:p w:rsidR="00000000" w:rsidDel="00000000" w:rsidP="00000000" w:rsidRDefault="00000000" w:rsidRPr="00000000" w14:paraId="00000607">
      <w:pPr>
        <w:numPr>
          <w:ilvl w:val="1"/>
          <w:numId w:val="5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Envía por canales configurados.</w:t>
        <w:br w:type="textWrapping"/>
      </w:r>
    </w:p>
    <w:p w:rsidR="00000000" w:rsidDel="00000000" w:rsidP="00000000" w:rsidRDefault="00000000" w:rsidRPr="00000000" w14:paraId="00000608">
      <w:pPr>
        <w:numPr>
          <w:ilvl w:val="1"/>
          <w:numId w:val="5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w:t>
        <w:br w:type="textWrapping"/>
      </w:r>
    </w:p>
    <w:p w:rsidR="00000000" w:rsidDel="00000000" w:rsidP="00000000" w:rsidRDefault="00000000" w:rsidRPr="00000000" w14:paraId="00000609">
      <w:pPr>
        <w:numPr>
          <w:ilvl w:val="0"/>
          <w:numId w:val="5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Interesado informado.</w:t>
        <w:br w:type="textWrapping"/>
      </w:r>
    </w:p>
    <w:p w:rsidR="00000000" w:rsidDel="00000000" w:rsidP="00000000" w:rsidRDefault="00000000" w:rsidRPr="00000000" w14:paraId="0000060A">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et6osveo4949" w:id="166"/>
      <w:bookmarkEnd w:id="166"/>
      <w:r w:rsidDel="00000000" w:rsidR="00000000" w:rsidRPr="00000000">
        <w:rPr>
          <w:rFonts w:ascii="Arial" w:cs="Arial" w:eastAsia="Arial" w:hAnsi="Arial"/>
          <w:b w:val="1"/>
          <w:bCs w:val="1"/>
          <w:color w:val="000000"/>
          <w:sz w:val="24"/>
          <w:szCs w:val="24"/>
          <w:rtl w:val="0"/>
        </w:rPr>
        <w:t xml:space="preserve">CU-22 — Generación de recordatorios</w:t>
      </w:r>
    </w:p>
    <w:p w:rsidR="00000000" w:rsidDel="00000000" w:rsidP="00000000" w:rsidRDefault="00000000" w:rsidRPr="00000000" w14:paraId="0000060B">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Notificador del Sistema / Admin</w:t>
        <w:br w:type="textWrapping"/>
      </w:r>
    </w:p>
    <w:p w:rsidR="00000000" w:rsidDel="00000000" w:rsidP="00000000" w:rsidRDefault="00000000" w:rsidRPr="00000000" w14:paraId="0000060C">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Recordar trámites </w:t>
      </w:r>
      <w:r w:rsidDel="00000000" w:rsidR="00000000" w:rsidRPr="00000000">
        <w:rPr>
          <w:rFonts w:ascii="Arial" w:cs="Arial" w:eastAsia="Arial" w:hAnsi="Arial"/>
          <w:b w:val="1"/>
          <w:bCs w:val="1"/>
          <w:sz w:val="24"/>
          <w:szCs w:val="24"/>
          <w:rtl w:val="0"/>
        </w:rPr>
        <w:t xml:space="preserve">pendientes</w:t>
      </w:r>
      <w:r w:rsidDel="00000000" w:rsidR="00000000" w:rsidRPr="00000000">
        <w:rPr>
          <w:rFonts w:ascii="Arial" w:cs="Arial" w:eastAsia="Arial" w:hAnsi="Arial"/>
          <w:sz w:val="24"/>
          <w:szCs w:val="24"/>
          <w:rtl w:val="0"/>
        </w:rPr>
        <w:t xml:space="preserve"> (SLA vencido/por vencer).</w:t>
        <w:br w:type="textWrapping"/>
      </w:r>
    </w:p>
    <w:p w:rsidR="00000000" w:rsidDel="00000000" w:rsidP="00000000" w:rsidRDefault="00000000" w:rsidRPr="00000000" w14:paraId="0000060D">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SLA configurado por tipo de trámite.</w:t>
        <w:br w:type="textWrapping"/>
      </w:r>
    </w:p>
    <w:p w:rsidR="00000000" w:rsidDel="00000000" w:rsidP="00000000" w:rsidRDefault="00000000" w:rsidRPr="00000000" w14:paraId="0000060E">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0F">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Job programado detecta pendientes.</w:t>
        <w:br w:type="textWrapping"/>
      </w:r>
    </w:p>
    <w:p w:rsidR="00000000" w:rsidDel="00000000" w:rsidP="00000000" w:rsidRDefault="00000000" w:rsidRPr="00000000" w14:paraId="00000610">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Emite recordatorios a responsables.</w:t>
        <w:br w:type="textWrapping"/>
      </w:r>
    </w:p>
    <w:p w:rsidR="00000000" w:rsidDel="00000000" w:rsidP="00000000" w:rsidRDefault="00000000" w:rsidRPr="00000000" w14:paraId="00000611">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Registra envíos y próximos disparos.</w:t>
        <w:br w:type="textWrapping"/>
      </w:r>
    </w:p>
    <w:p w:rsidR="00000000" w:rsidDel="00000000" w:rsidP="00000000" w:rsidRDefault="00000000" w:rsidRPr="00000000" w14:paraId="00000612">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Frecuencia configurable; evitar duplicados.</w:t>
        <w:br w:type="textWrapping"/>
      </w:r>
    </w:p>
    <w:p w:rsidR="00000000" w:rsidDel="00000000" w:rsidP="00000000" w:rsidRDefault="00000000" w:rsidRPr="00000000" w14:paraId="00000613">
      <w:pPr>
        <w:pStyle w:val="Heading2"/>
        <w:keepNext w:val="0"/>
        <w:keepLines w:val="0"/>
        <w:spacing w:after="80" w:before="360" w:line="259" w:lineRule="auto"/>
        <w:rPr>
          <w:rFonts w:ascii="Arial" w:cs="Arial" w:eastAsia="Arial" w:hAnsi="Arial"/>
          <w:b w:val="1"/>
          <w:bCs w:val="1"/>
          <w:color w:val="000000"/>
          <w:sz w:val="34"/>
          <w:szCs w:val="34"/>
        </w:rPr>
      </w:pPr>
      <w:bookmarkStart w:colFirst="0" w:colLast="0" w:name="_heading=h.46px4520rkd9" w:id="167"/>
      <w:bookmarkEnd w:id="167"/>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b w:val="1"/>
          <w:bCs w:val="1"/>
          <w:color w:val="000000"/>
          <w:sz w:val="34"/>
          <w:szCs w:val="34"/>
          <w:rtl w:val="0"/>
        </w:rPr>
        <w:t xml:space="preserve">CU-25 — Protección de documentos digitales</w:t>
      </w:r>
    </w:p>
    <w:p w:rsidR="00000000" w:rsidDel="00000000" w:rsidP="00000000" w:rsidRDefault="00000000" w:rsidRPr="00000000" w14:paraId="00000614">
      <w:pPr>
        <w:pStyle w:val="Heading2"/>
        <w:keepNext w:val="0"/>
        <w:keepLines w:val="0"/>
        <w:spacing w:after="240" w:before="240" w:line="259" w:lineRule="auto"/>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b w:val="1"/>
          <w:bCs w:val="1"/>
          <w:color w:val="000000"/>
          <w:sz w:val="24"/>
          <w:szCs w:val="24"/>
          <w:rtl w:val="0"/>
        </w:rPr>
        <w:t xml:space="preserve">Actor: </w:t>
      </w:r>
      <w:r w:rsidDel="00000000" w:rsidR="00000000" w:rsidRPr="00000000">
        <w:rPr>
          <w:rFonts w:ascii="Arial" w:cs="Arial" w:eastAsia="Arial" w:hAnsi="Arial"/>
          <w:color w:val="000000"/>
          <w:sz w:val="24"/>
          <w:szCs w:val="24"/>
          <w:rtl w:val="0"/>
        </w:rPr>
        <w:t xml:space="preserve">Sistema</w:t>
      </w:r>
    </w:p>
    <w:p w:rsidR="00000000" w:rsidDel="00000000" w:rsidP="00000000" w:rsidRDefault="00000000" w:rsidRPr="00000000" w14:paraId="00000615">
      <w:pPr>
        <w:pStyle w:val="Heading2"/>
        <w:keepNext w:val="0"/>
        <w:keepLines w:val="0"/>
        <w:spacing w:after="240" w:before="240" w:line="259" w:lineRule="auto"/>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b w:val="1"/>
          <w:bCs w:val="1"/>
          <w:color w:val="000000"/>
          <w:sz w:val="24"/>
          <w:szCs w:val="24"/>
          <w:rtl w:val="0"/>
        </w:rPr>
        <w:t xml:space="preserve">Objetivo: </w:t>
      </w:r>
      <w:r w:rsidDel="00000000" w:rsidR="00000000" w:rsidRPr="00000000">
        <w:rPr>
          <w:rFonts w:ascii="Arial" w:cs="Arial" w:eastAsia="Arial" w:hAnsi="Arial"/>
          <w:color w:val="000000"/>
          <w:sz w:val="24"/>
          <w:szCs w:val="24"/>
          <w:rtl w:val="0"/>
        </w:rPr>
        <w:t xml:space="preserve">Garantizar que los documentos asociados a los expedientes solo puedan ser visualizados por usuarios autorizados.</w:t>
      </w:r>
    </w:p>
    <w:p w:rsidR="00000000" w:rsidDel="00000000" w:rsidP="00000000" w:rsidRDefault="00000000" w:rsidRPr="00000000" w14:paraId="00000616">
      <w:pPr>
        <w:pStyle w:val="Heading2"/>
        <w:keepNext w:val="0"/>
        <w:keepLines w:val="0"/>
        <w:spacing w:after="240" w:before="240" w:line="259" w:lineRule="auto"/>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b w:val="1"/>
          <w:bCs w:val="1"/>
          <w:color w:val="000000"/>
          <w:sz w:val="24"/>
          <w:szCs w:val="24"/>
          <w:rtl w:val="0"/>
        </w:rPr>
        <w:t xml:space="preserve">Precondiciones:</w:t>
        <w:br w:type="textWrapping"/>
        <w:t xml:space="preserve"> </w:t>
      </w:r>
      <w:r w:rsidDel="00000000" w:rsidR="00000000" w:rsidRPr="00000000">
        <w:rPr>
          <w:rFonts w:ascii="Arial" w:cs="Arial" w:eastAsia="Arial" w:hAnsi="Arial"/>
          <w:color w:val="000000"/>
          <w:sz w:val="24"/>
          <w:szCs w:val="24"/>
          <w:rtl w:val="0"/>
        </w:rPr>
        <w:t xml:space="preserve">El usuario debe estar autenticado en el sistema.</w:t>
      </w:r>
    </w:p>
    <w:p w:rsidR="00000000" w:rsidDel="00000000" w:rsidP="00000000" w:rsidRDefault="00000000" w:rsidRPr="00000000" w14:paraId="00000617">
      <w:pPr>
        <w:pStyle w:val="Heading2"/>
        <w:keepNext w:val="0"/>
        <w:keepLines w:val="0"/>
        <w:spacing w:after="80" w:before="360" w:line="259" w:lineRule="auto"/>
        <w:rPr>
          <w:rFonts w:ascii="Arial" w:cs="Arial" w:eastAsia="Arial" w:hAnsi="Arial"/>
          <w:color w:val="000000"/>
          <w:sz w:val="24"/>
          <w:szCs w:val="24"/>
        </w:rPr>
      </w:pPr>
      <w:bookmarkStart w:colFirst="0" w:colLast="0" w:name="_heading=h.46px4520rkd9" w:id="167"/>
      <w:bookmarkEnd w:id="1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z8x1erbpc1bs" w:id="168"/>
      <w:bookmarkEnd w:id="168"/>
      <w:r w:rsidDel="00000000" w:rsidR="00000000" w:rsidRPr="00000000">
        <w:rPr>
          <w:rFonts w:ascii="Arial" w:cs="Arial" w:eastAsia="Arial" w:hAnsi="Arial"/>
          <w:b w:val="1"/>
          <w:bCs w:val="1"/>
          <w:color w:val="000000"/>
          <w:sz w:val="26"/>
          <w:szCs w:val="26"/>
          <w:rtl w:val="0"/>
        </w:rPr>
        <w:t xml:space="preserve">Flujo principal:</w:t>
      </w:r>
    </w:p>
    <w:p w:rsidR="00000000" w:rsidDel="00000000" w:rsidP="00000000" w:rsidRDefault="00000000" w:rsidRPr="00000000" w14:paraId="00000619">
      <w:pPr>
        <w:pStyle w:val="Heading2"/>
        <w:keepNext w:val="0"/>
        <w:keepLines w:val="0"/>
        <w:numPr>
          <w:ilvl w:val="0"/>
          <w:numId w:val="6"/>
        </w:numPr>
        <w:spacing w:after="0" w:afterAutospacing="0" w:before="240" w:line="259" w:lineRule="auto"/>
        <w:ind w:left="720" w:hanging="360"/>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color w:val="000000"/>
          <w:sz w:val="24"/>
          <w:szCs w:val="24"/>
          <w:rtl w:val="0"/>
        </w:rPr>
        <w:t xml:space="preserve">El usuario solicita visualizar o descargar un documento.</w:t>
        <w:br w:type="textWrapping"/>
      </w:r>
    </w:p>
    <w:p w:rsidR="00000000" w:rsidDel="00000000" w:rsidP="00000000" w:rsidRDefault="00000000" w:rsidRPr="00000000" w14:paraId="0000061A">
      <w:pPr>
        <w:pStyle w:val="Heading2"/>
        <w:keepNext w:val="0"/>
        <w:keepLines w:val="0"/>
        <w:numPr>
          <w:ilvl w:val="0"/>
          <w:numId w:val="6"/>
        </w:numPr>
        <w:spacing w:after="0" w:afterAutospacing="0" w:before="0" w:beforeAutospacing="0" w:line="259" w:lineRule="auto"/>
        <w:ind w:left="720" w:hanging="360"/>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color w:val="000000"/>
          <w:sz w:val="24"/>
          <w:szCs w:val="24"/>
          <w:rtl w:val="0"/>
        </w:rPr>
        <w:t xml:space="preserve">El sistema valida su autenticación.</w:t>
        <w:br w:type="textWrapping"/>
      </w:r>
    </w:p>
    <w:p w:rsidR="00000000" w:rsidDel="00000000" w:rsidP="00000000" w:rsidRDefault="00000000" w:rsidRPr="00000000" w14:paraId="0000061B">
      <w:pPr>
        <w:pStyle w:val="Heading2"/>
        <w:keepNext w:val="0"/>
        <w:keepLines w:val="0"/>
        <w:numPr>
          <w:ilvl w:val="0"/>
          <w:numId w:val="6"/>
        </w:numPr>
        <w:spacing w:after="0" w:afterAutospacing="0" w:before="0" w:beforeAutospacing="0" w:line="259" w:lineRule="auto"/>
        <w:ind w:left="720" w:hanging="360"/>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color w:val="000000"/>
          <w:sz w:val="24"/>
          <w:szCs w:val="24"/>
          <w:rtl w:val="0"/>
        </w:rPr>
        <w:t xml:space="preserve">El sistema verifica el rol y permisos asociados al expediente.</w:t>
        <w:br w:type="textWrapping"/>
      </w:r>
    </w:p>
    <w:p w:rsidR="00000000" w:rsidDel="00000000" w:rsidP="00000000" w:rsidRDefault="00000000" w:rsidRPr="00000000" w14:paraId="0000061C">
      <w:pPr>
        <w:pStyle w:val="Heading2"/>
        <w:keepNext w:val="0"/>
        <w:keepLines w:val="0"/>
        <w:numPr>
          <w:ilvl w:val="0"/>
          <w:numId w:val="6"/>
        </w:numPr>
        <w:spacing w:after="0" w:afterAutospacing="0" w:before="0" w:beforeAutospacing="0" w:line="259" w:lineRule="auto"/>
        <w:ind w:left="720" w:hanging="360"/>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color w:val="000000"/>
          <w:sz w:val="24"/>
          <w:szCs w:val="24"/>
          <w:rtl w:val="0"/>
        </w:rPr>
        <w:t xml:space="preserve">Si el acceso es autorizado, se permite la visualización o descarga.</w:t>
        <w:br w:type="textWrapping"/>
      </w:r>
    </w:p>
    <w:p w:rsidR="00000000" w:rsidDel="00000000" w:rsidP="00000000" w:rsidRDefault="00000000" w:rsidRPr="00000000" w14:paraId="0000061D">
      <w:pPr>
        <w:pStyle w:val="Heading2"/>
        <w:keepNext w:val="0"/>
        <w:keepLines w:val="0"/>
        <w:numPr>
          <w:ilvl w:val="0"/>
          <w:numId w:val="6"/>
        </w:numPr>
        <w:spacing w:after="240" w:before="0" w:beforeAutospacing="0" w:line="259" w:lineRule="auto"/>
        <w:ind w:left="720" w:hanging="360"/>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color w:val="000000"/>
          <w:sz w:val="24"/>
          <w:szCs w:val="24"/>
          <w:rtl w:val="0"/>
        </w:rPr>
        <w:t xml:space="preserve">Toda transferencia de archivos se realiza mediante protocolo HTTPS.</w:t>
        <w:br w:type="textWrapping"/>
      </w:r>
    </w:p>
    <w:p w:rsidR="00000000" w:rsidDel="00000000" w:rsidP="00000000" w:rsidRDefault="00000000" w:rsidRPr="00000000" w14:paraId="0000061E">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46px4520rkd9" w:id="167"/>
      <w:bookmarkEnd w:id="1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3smiqbkzhnhr" w:id="169"/>
      <w:bookmarkEnd w:id="169"/>
      <w:r w:rsidDel="00000000" w:rsidR="00000000" w:rsidRPr="00000000">
        <w:rPr>
          <w:rFonts w:ascii="Arial" w:cs="Arial" w:eastAsia="Arial" w:hAnsi="Arial"/>
          <w:b w:val="1"/>
          <w:bCs w:val="1"/>
          <w:color w:val="000000"/>
          <w:sz w:val="26"/>
          <w:szCs w:val="26"/>
          <w:rtl w:val="0"/>
        </w:rPr>
        <w:t xml:space="preserve">Postcondiciones:</w:t>
      </w:r>
    </w:p>
    <w:p w:rsidR="00000000" w:rsidDel="00000000" w:rsidP="00000000" w:rsidRDefault="00000000" w:rsidRPr="00000000" w14:paraId="00000620">
      <w:pPr>
        <w:pStyle w:val="Heading2"/>
        <w:keepNext w:val="0"/>
        <w:keepLines w:val="0"/>
        <w:numPr>
          <w:ilvl w:val="0"/>
          <w:numId w:val="112"/>
        </w:numPr>
        <w:spacing w:after="0" w:afterAutospacing="0" w:before="240" w:line="259" w:lineRule="auto"/>
        <w:ind w:left="720" w:hanging="360"/>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color w:val="000000"/>
          <w:sz w:val="24"/>
          <w:szCs w:val="24"/>
          <w:rtl w:val="0"/>
        </w:rPr>
        <w:t xml:space="preserve">El documento es accesible únicamente para usuarios con permisos válidos.</w:t>
        <w:br w:type="textWrapping"/>
      </w:r>
    </w:p>
    <w:p w:rsidR="00000000" w:rsidDel="00000000" w:rsidP="00000000" w:rsidRDefault="00000000" w:rsidRPr="00000000" w14:paraId="00000621">
      <w:pPr>
        <w:pStyle w:val="Heading2"/>
        <w:keepNext w:val="0"/>
        <w:keepLines w:val="0"/>
        <w:numPr>
          <w:ilvl w:val="0"/>
          <w:numId w:val="112"/>
        </w:numPr>
        <w:spacing w:after="240" w:before="0" w:beforeAutospacing="0" w:line="259" w:lineRule="auto"/>
        <w:ind w:left="720" w:hanging="360"/>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color w:val="000000"/>
          <w:sz w:val="24"/>
          <w:szCs w:val="24"/>
          <w:rtl w:val="0"/>
        </w:rPr>
        <w:t xml:space="preserve">Se mantiene registro del acceso en el historial del expediente (si corresponde).</w:t>
        <w:br w:type="textWrapping"/>
      </w:r>
    </w:p>
    <w:p w:rsidR="00000000" w:rsidDel="00000000" w:rsidP="00000000" w:rsidRDefault="00000000" w:rsidRPr="00000000" w14:paraId="00000622">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46px4520rkd9" w:id="167"/>
      <w:bookmarkEnd w:id="1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i5l1b2o9xls0" w:id="170"/>
      <w:bookmarkEnd w:id="170"/>
      <w:r w:rsidDel="00000000" w:rsidR="00000000" w:rsidRPr="00000000">
        <w:rPr>
          <w:rFonts w:ascii="Arial" w:cs="Arial" w:eastAsia="Arial" w:hAnsi="Arial"/>
          <w:b w:val="1"/>
          <w:bCs w:val="1"/>
          <w:color w:val="000000"/>
          <w:sz w:val="26"/>
          <w:szCs w:val="26"/>
          <w:rtl w:val="0"/>
        </w:rPr>
        <w:t xml:space="preserve">Reglas de negocio:</w:t>
      </w:r>
    </w:p>
    <w:p w:rsidR="00000000" w:rsidDel="00000000" w:rsidP="00000000" w:rsidRDefault="00000000" w:rsidRPr="00000000" w14:paraId="00000624">
      <w:pPr>
        <w:pStyle w:val="Heading2"/>
        <w:keepNext w:val="0"/>
        <w:keepLines w:val="0"/>
        <w:numPr>
          <w:ilvl w:val="0"/>
          <w:numId w:val="113"/>
        </w:numPr>
        <w:spacing w:after="0" w:afterAutospacing="0" w:before="240" w:line="259" w:lineRule="auto"/>
        <w:ind w:left="720" w:hanging="360"/>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color w:val="000000"/>
          <w:sz w:val="24"/>
          <w:szCs w:val="24"/>
          <w:rtl w:val="0"/>
        </w:rPr>
        <w:t xml:space="preserve">Solo usuarios vinculados al expediente pueden acceder a sus documentos.</w:t>
        <w:br w:type="textWrapping"/>
      </w:r>
    </w:p>
    <w:p w:rsidR="00000000" w:rsidDel="00000000" w:rsidP="00000000" w:rsidRDefault="00000000" w:rsidRPr="00000000" w14:paraId="00000625">
      <w:pPr>
        <w:pStyle w:val="Heading2"/>
        <w:keepNext w:val="0"/>
        <w:keepLines w:val="0"/>
        <w:numPr>
          <w:ilvl w:val="0"/>
          <w:numId w:val="113"/>
        </w:numPr>
        <w:spacing w:after="0" w:afterAutospacing="0" w:before="0" w:beforeAutospacing="0" w:line="259" w:lineRule="auto"/>
        <w:ind w:left="720" w:hanging="360"/>
        <w:rPr>
          <w:rFonts w:ascii="Arial" w:cs="Arial" w:eastAsia="Arial" w:hAnsi="Arial"/>
          <w:color w:val="000000"/>
          <w:sz w:val="24"/>
          <w:szCs w:val="24"/>
        </w:rPr>
      </w:pPr>
      <w:bookmarkStart w:colFirst="0" w:colLast="0" w:name="_heading=h.46px4520rkd9" w:id="167"/>
      <w:bookmarkEnd w:id="167"/>
      <w:r w:rsidDel="00000000" w:rsidR="00000000" w:rsidRPr="00000000">
        <w:rPr>
          <w:rFonts w:ascii="Arial" w:cs="Arial" w:eastAsia="Arial" w:hAnsi="Arial"/>
          <w:color w:val="000000"/>
          <w:sz w:val="24"/>
          <w:szCs w:val="24"/>
          <w:rtl w:val="0"/>
        </w:rPr>
        <w:t xml:space="preserve">El acceso está condicionado al rol (Presentante, Administrativo, Tecnico, Juridico, Director).</w:t>
        <w:br w:type="textWrapping"/>
      </w:r>
    </w:p>
    <w:p w:rsidR="00000000" w:rsidDel="00000000" w:rsidP="00000000" w:rsidRDefault="00000000" w:rsidRPr="00000000" w14:paraId="00000626">
      <w:pPr>
        <w:pStyle w:val="Heading2"/>
        <w:keepNext w:val="0"/>
        <w:keepLines w:val="0"/>
        <w:numPr>
          <w:ilvl w:val="0"/>
          <w:numId w:val="113"/>
        </w:numPr>
        <w:spacing w:after="240" w:before="0" w:beforeAutospacing="0" w:line="259" w:lineRule="auto"/>
        <w:ind w:left="720" w:hanging="360"/>
        <w:rPr>
          <w:rFonts w:ascii="Arial" w:cs="Arial" w:eastAsia="Arial" w:hAnsi="Arial"/>
          <w:color w:val="000000"/>
          <w:sz w:val="24"/>
          <w:szCs w:val="24"/>
        </w:rPr>
      </w:pPr>
      <w:bookmarkStart w:colFirst="0" w:colLast="0" w:name="_heading=h.wapbd2999b2y" w:id="171"/>
      <w:bookmarkEnd w:id="171"/>
      <w:r w:rsidDel="00000000" w:rsidR="00000000" w:rsidRPr="00000000">
        <w:rPr>
          <w:rFonts w:ascii="Arial" w:cs="Arial" w:eastAsia="Arial" w:hAnsi="Arial"/>
          <w:color w:val="000000"/>
          <w:sz w:val="24"/>
          <w:szCs w:val="24"/>
          <w:rtl w:val="0"/>
        </w:rPr>
        <w:t xml:space="preserve">Los documentos no son accesibles mediante URL directa sin autenticación.</w:t>
        <w:br w:type="textWrapping"/>
      </w:r>
    </w:p>
    <w:p w:rsidR="00000000" w:rsidDel="00000000" w:rsidP="00000000" w:rsidRDefault="00000000" w:rsidRPr="00000000" w14:paraId="00000627">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jxk6v7fn436e" w:id="172"/>
      <w:bookmarkEnd w:id="172"/>
      <w:r w:rsidDel="00000000" w:rsidR="00000000" w:rsidRPr="00000000">
        <w:rPr>
          <w:rFonts w:ascii="Arial" w:cs="Arial" w:eastAsia="Arial" w:hAnsi="Arial"/>
          <w:b w:val="1"/>
          <w:bCs w:val="1"/>
          <w:color w:val="000000"/>
          <w:sz w:val="24"/>
          <w:szCs w:val="24"/>
          <w:rtl w:val="0"/>
        </w:rPr>
        <w:t xml:space="preserve"> 6. Módulo de Administración del Sistema</w:t>
      </w:r>
    </w:p>
    <w:p w:rsidR="00000000" w:rsidDel="00000000" w:rsidP="00000000" w:rsidRDefault="00000000" w:rsidRPr="00000000" w14:paraId="0000062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t25po0s156nv" w:id="173"/>
      <w:bookmarkEnd w:id="173"/>
      <w:r w:rsidDel="00000000" w:rsidR="00000000" w:rsidRPr="00000000">
        <w:rPr>
          <w:rFonts w:ascii="Arial" w:cs="Arial" w:eastAsia="Arial" w:hAnsi="Arial"/>
          <w:b w:val="1"/>
          <w:bCs w:val="1"/>
          <w:color w:val="000000"/>
          <w:sz w:val="24"/>
          <w:szCs w:val="24"/>
          <w:rtl w:val="0"/>
        </w:rPr>
        <w:t xml:space="preserve">CU-26 — Creación y gestión de usuarios</w:t>
      </w:r>
    </w:p>
    <w:p w:rsidR="00000000" w:rsidDel="00000000" w:rsidP="00000000" w:rsidRDefault="00000000" w:rsidRPr="00000000" w14:paraId="00000629">
      <w:pPr>
        <w:numPr>
          <w:ilvl w:val="0"/>
          <w:numId w:val="9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Administrador/Mesa de entrada</w:t>
        <w:br w:type="textWrapping"/>
      </w:r>
    </w:p>
    <w:p w:rsidR="00000000" w:rsidDel="00000000" w:rsidP="00000000" w:rsidRDefault="00000000" w:rsidRPr="00000000" w14:paraId="0000062A">
      <w:pPr>
        <w:numPr>
          <w:ilvl w:val="0"/>
          <w:numId w:val="9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Alta, baja, modificación de usuarios.</w:t>
        <w:br w:type="textWrapping"/>
      </w:r>
    </w:p>
    <w:p w:rsidR="00000000" w:rsidDel="00000000" w:rsidP="00000000" w:rsidRDefault="00000000" w:rsidRPr="00000000" w14:paraId="0000062B">
      <w:pPr>
        <w:numPr>
          <w:ilvl w:val="0"/>
          <w:numId w:val="9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Acceso al panel Admin.</w:t>
        <w:br w:type="textWrapping"/>
      </w:r>
    </w:p>
    <w:p w:rsidR="00000000" w:rsidDel="00000000" w:rsidP="00000000" w:rsidRDefault="00000000" w:rsidRPr="00000000" w14:paraId="0000062C">
      <w:pPr>
        <w:numPr>
          <w:ilvl w:val="0"/>
          <w:numId w:val="9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2D">
      <w:pPr>
        <w:numPr>
          <w:ilvl w:val="1"/>
          <w:numId w:val="9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crea/edita usuario (nombre, email, rol, oficina).</w:t>
        <w:br w:type="textWrapping"/>
      </w:r>
    </w:p>
    <w:p w:rsidR="00000000" w:rsidDel="00000000" w:rsidP="00000000" w:rsidRDefault="00000000" w:rsidRPr="00000000" w14:paraId="0000062E">
      <w:pPr>
        <w:numPr>
          <w:ilvl w:val="1"/>
          <w:numId w:val="9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 estado (activo/bloqueado).</w:t>
        <w:br w:type="textWrapping"/>
      </w:r>
    </w:p>
    <w:p w:rsidR="00000000" w:rsidDel="00000000" w:rsidP="00000000" w:rsidRDefault="00000000" w:rsidRPr="00000000" w14:paraId="0000062F">
      <w:pPr>
        <w:numPr>
          <w:ilvl w:val="1"/>
          <w:numId w:val="9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Sistema envía invitación/reset si corresponde.</w:t>
        <w:br w:type="textWrapping"/>
      </w:r>
    </w:p>
    <w:p w:rsidR="00000000" w:rsidDel="00000000" w:rsidP="00000000" w:rsidRDefault="00000000" w:rsidRPr="00000000" w14:paraId="00000630">
      <w:pPr>
        <w:numPr>
          <w:ilvl w:val="0"/>
          <w:numId w:val="9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Usuario disponible con permisos básicos.</w:t>
        <w:br w:type="textWrapping"/>
      </w:r>
    </w:p>
    <w:p w:rsidR="00000000" w:rsidDel="00000000" w:rsidP="00000000" w:rsidRDefault="00000000" w:rsidRPr="00000000" w14:paraId="00000631">
      <w:pPr>
        <w:numPr>
          <w:ilvl w:val="0"/>
          <w:numId w:val="9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Email único; políticas de contraseña.</w:t>
        <w:br w:type="textWrapping"/>
      </w:r>
    </w:p>
    <w:p w:rsidR="00000000" w:rsidDel="00000000" w:rsidP="00000000" w:rsidRDefault="00000000" w:rsidRPr="00000000" w14:paraId="00000632">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h3xdxac52ydn" w:id="174"/>
      <w:bookmarkEnd w:id="174"/>
      <w:r w:rsidDel="00000000" w:rsidR="00000000" w:rsidRPr="00000000">
        <w:rPr>
          <w:rFonts w:ascii="Arial" w:cs="Arial" w:eastAsia="Arial" w:hAnsi="Arial"/>
          <w:b w:val="1"/>
          <w:bCs w:val="1"/>
          <w:color w:val="000000"/>
          <w:sz w:val="24"/>
          <w:szCs w:val="24"/>
          <w:rtl w:val="0"/>
        </w:rPr>
        <w:t xml:space="preserve">CU-27 — Configuración de permisos y roles</w:t>
      </w:r>
    </w:p>
    <w:p w:rsidR="00000000" w:rsidDel="00000000" w:rsidP="00000000" w:rsidRDefault="00000000" w:rsidRPr="00000000" w14:paraId="00000633">
      <w:pPr>
        <w:numPr>
          <w:ilvl w:val="0"/>
          <w:numId w:val="9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Administrador</w:t>
        <w:br w:type="textWrapping"/>
      </w:r>
    </w:p>
    <w:p w:rsidR="00000000" w:rsidDel="00000000" w:rsidP="00000000" w:rsidRDefault="00000000" w:rsidRPr="00000000" w14:paraId="00000634">
      <w:pPr>
        <w:numPr>
          <w:ilvl w:val="0"/>
          <w:numId w:val="9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Gestionar </w:t>
      </w:r>
      <w:r w:rsidDel="00000000" w:rsidR="00000000" w:rsidRPr="00000000">
        <w:rPr>
          <w:rFonts w:ascii="Arial" w:cs="Arial" w:eastAsia="Arial" w:hAnsi="Arial"/>
          <w:b w:val="1"/>
          <w:bCs w:val="1"/>
          <w:sz w:val="24"/>
          <w:szCs w:val="24"/>
          <w:rtl w:val="0"/>
        </w:rPr>
        <w:t xml:space="preserve">RBAC</w:t>
      </w:r>
      <w:r w:rsidDel="00000000" w:rsidR="00000000" w:rsidRPr="00000000">
        <w:rPr>
          <w:rFonts w:ascii="Arial" w:cs="Arial" w:eastAsia="Arial" w:hAnsi="Arial"/>
          <w:sz w:val="24"/>
          <w:szCs w:val="24"/>
          <w:rtl w:val="0"/>
        </w:rPr>
        <w:t xml:space="preserve"> (roles y permisos).</w:t>
        <w:br w:type="textWrapping"/>
      </w:r>
    </w:p>
    <w:p w:rsidR="00000000" w:rsidDel="00000000" w:rsidP="00000000" w:rsidRDefault="00000000" w:rsidRPr="00000000" w14:paraId="00000635">
      <w:pPr>
        <w:numPr>
          <w:ilvl w:val="0"/>
          <w:numId w:val="9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Roles definidos (presentante, técnico, jurídico, director, admin).</w:t>
        <w:br w:type="textWrapping"/>
      </w:r>
    </w:p>
    <w:p w:rsidR="00000000" w:rsidDel="00000000" w:rsidP="00000000" w:rsidRDefault="00000000" w:rsidRPr="00000000" w14:paraId="00000636">
      <w:pPr>
        <w:numPr>
          <w:ilvl w:val="0"/>
          <w:numId w:val="9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37">
      <w:pPr>
        <w:numPr>
          <w:ilvl w:val="1"/>
          <w:numId w:val="9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asigna/quita roles a usuarios.</w:t>
        <w:br w:type="textWrapping"/>
      </w:r>
    </w:p>
    <w:p w:rsidR="00000000" w:rsidDel="00000000" w:rsidP="00000000" w:rsidRDefault="00000000" w:rsidRPr="00000000" w14:paraId="00000638">
      <w:pPr>
        <w:numPr>
          <w:ilvl w:val="1"/>
          <w:numId w:val="9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Ajusta permisos finos si el sistema lo permite.</w:t>
        <w:br w:type="textWrapping"/>
      </w:r>
    </w:p>
    <w:p w:rsidR="00000000" w:rsidDel="00000000" w:rsidP="00000000" w:rsidRDefault="00000000" w:rsidRPr="00000000" w14:paraId="00000639">
      <w:pPr>
        <w:numPr>
          <w:ilvl w:val="1"/>
          <w:numId w:val="9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Guarda y audita cambios.</w:t>
        <w:br w:type="textWrapping"/>
      </w:r>
    </w:p>
    <w:p w:rsidR="00000000" w:rsidDel="00000000" w:rsidP="00000000" w:rsidRDefault="00000000" w:rsidRPr="00000000" w14:paraId="0000063A">
      <w:pPr>
        <w:numPr>
          <w:ilvl w:val="0"/>
          <w:numId w:val="9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Permisos actualizados.</w:t>
        <w:br w:type="textWrapping"/>
      </w:r>
    </w:p>
    <w:p w:rsidR="00000000" w:rsidDel="00000000" w:rsidP="00000000" w:rsidRDefault="00000000" w:rsidRPr="00000000" w14:paraId="0000063B">
      <w:pPr>
        <w:numPr>
          <w:ilvl w:val="0"/>
          <w:numId w:val="9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Cambios quedan logueados; efecto inmediato.</w:t>
        <w:br w:type="textWrapping"/>
      </w:r>
    </w:p>
    <w:p w:rsidR="00000000" w:rsidDel="00000000" w:rsidP="00000000" w:rsidRDefault="00000000" w:rsidRPr="00000000" w14:paraId="0000063C">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mouufmhmqt34" w:id="175"/>
      <w:bookmarkEnd w:id="175"/>
      <w:r w:rsidDel="00000000" w:rsidR="00000000" w:rsidRPr="00000000">
        <w:rPr>
          <w:rFonts w:ascii="Arial" w:cs="Arial" w:eastAsia="Arial" w:hAnsi="Arial"/>
          <w:b w:val="1"/>
          <w:bCs w:val="1"/>
          <w:color w:val="000000"/>
          <w:sz w:val="24"/>
          <w:szCs w:val="24"/>
          <w:rtl w:val="0"/>
        </w:rPr>
        <w:t xml:space="preserve">CU-28 — Registro y auditoría de acciones</w:t>
      </w:r>
    </w:p>
    <w:p w:rsidR="00000000" w:rsidDel="00000000" w:rsidP="00000000" w:rsidRDefault="00000000" w:rsidRPr="00000000" w14:paraId="0000063D">
      <w:pPr>
        <w:numPr>
          <w:ilvl w:val="0"/>
          <w:numId w:val="2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Administrador / Auditor</w:t>
        <w:br w:type="textWrapping"/>
      </w:r>
    </w:p>
    <w:p w:rsidR="00000000" w:rsidDel="00000000" w:rsidP="00000000" w:rsidRDefault="00000000" w:rsidRPr="00000000" w14:paraId="0000063E">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Permite visualizar el historial de acciones registradas en cada expediente.</w:t>
        <w:br w:type="textWrapping"/>
      </w:r>
    </w:p>
    <w:p w:rsidR="00000000" w:rsidDel="00000000" w:rsidP="00000000" w:rsidRDefault="00000000" w:rsidRPr="00000000" w14:paraId="0000063F">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Logging habilitado.</w:t>
        <w:br w:type="textWrapping"/>
      </w:r>
    </w:p>
    <w:p w:rsidR="00000000" w:rsidDel="00000000" w:rsidP="00000000" w:rsidRDefault="00000000" w:rsidRPr="00000000" w14:paraId="00000640">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41">
      <w:pPr>
        <w:numPr>
          <w:ilvl w:val="1"/>
          <w:numId w:val="2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abre “Auditoría”.</w:t>
        <w:br w:type="textWrapping"/>
      </w:r>
    </w:p>
    <w:p w:rsidR="00000000" w:rsidDel="00000000" w:rsidP="00000000" w:rsidRDefault="00000000" w:rsidRPr="00000000" w14:paraId="00000642">
      <w:pPr>
        <w:numPr>
          <w:ilvl w:val="1"/>
          <w:numId w:val="2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Filtra por usuario, fecha, recurso, acción.</w:t>
        <w:br w:type="textWrapping"/>
      </w:r>
    </w:p>
    <w:p w:rsidR="00000000" w:rsidDel="00000000" w:rsidP="00000000" w:rsidRDefault="00000000" w:rsidRPr="00000000" w14:paraId="00000643">
      <w:pPr>
        <w:numPr>
          <w:ilvl w:val="1"/>
          <w:numId w:val="2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Exporta resultados si hace falta.</w:t>
        <w:br w:type="textWrapping"/>
      </w:r>
    </w:p>
    <w:p w:rsidR="00000000" w:rsidDel="00000000" w:rsidP="00000000" w:rsidRDefault="00000000" w:rsidRPr="00000000" w14:paraId="00000644">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Evidencia de auditoría disponible.</w:t>
        <w:br w:type="textWrapping"/>
      </w:r>
    </w:p>
    <w:p w:rsidR="00000000" w:rsidDel="00000000" w:rsidP="00000000" w:rsidRDefault="00000000" w:rsidRPr="00000000" w14:paraId="00000645">
      <w:pPr>
        <w:numPr>
          <w:ilvl w:val="0"/>
          <w:numId w:val="2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Inmutable; retención según política (p.ej., 5 años).</w:t>
        <w:br w:type="textWrapping"/>
      </w:r>
    </w:p>
    <w:p w:rsidR="00000000" w:rsidDel="00000000" w:rsidP="00000000" w:rsidRDefault="00000000" w:rsidRPr="00000000" w14:paraId="00000646">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e0cc10f4ifvj" w:id="176"/>
      <w:bookmarkEnd w:id="176"/>
      <w:r w:rsidDel="00000000" w:rsidR="00000000" w:rsidRPr="00000000">
        <w:rPr>
          <w:rFonts w:ascii="Arial" w:cs="Arial" w:eastAsia="Arial" w:hAnsi="Arial"/>
          <w:b w:val="1"/>
          <w:bCs w:val="1"/>
          <w:color w:val="000000"/>
          <w:sz w:val="24"/>
          <w:szCs w:val="24"/>
          <w:rtl w:val="0"/>
        </w:rPr>
        <w:t xml:space="preserve">CU-29 — Configuración de la base de datos</w:t>
      </w:r>
    </w:p>
    <w:p w:rsidR="00000000" w:rsidDel="00000000" w:rsidP="00000000" w:rsidRDefault="00000000" w:rsidRPr="00000000" w14:paraId="00000647">
      <w:pPr>
        <w:numPr>
          <w:ilvl w:val="0"/>
          <w:numId w:val="6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Administrador (DBA/DevOps)</w:t>
        <w:br w:type="textWrapping"/>
      </w:r>
    </w:p>
    <w:p w:rsidR="00000000" w:rsidDel="00000000" w:rsidP="00000000" w:rsidRDefault="00000000" w:rsidRPr="00000000" w14:paraId="00000648">
      <w:pPr>
        <w:numPr>
          <w:ilvl w:val="0"/>
          <w:numId w:val="6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Ajustar parámetros de conexión, backups, retención.</w:t>
        <w:br w:type="textWrapping"/>
      </w:r>
    </w:p>
    <w:p w:rsidR="00000000" w:rsidDel="00000000" w:rsidP="00000000" w:rsidRDefault="00000000" w:rsidRPr="00000000" w14:paraId="00000649">
      <w:pPr>
        <w:numPr>
          <w:ilvl w:val="0"/>
          <w:numId w:val="6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Acceso restringido.</w:t>
        <w:br w:type="textWrapping"/>
      </w:r>
    </w:p>
    <w:p w:rsidR="00000000" w:rsidDel="00000000" w:rsidP="00000000" w:rsidRDefault="00000000" w:rsidRPr="00000000" w14:paraId="0000064A">
      <w:pPr>
        <w:numPr>
          <w:ilvl w:val="0"/>
          <w:numId w:val="6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4B">
      <w:pPr>
        <w:numPr>
          <w:ilvl w:val="1"/>
          <w:numId w:val="6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 credenciales seguras y pools de conexión.</w:t>
        <w:br w:type="textWrapping"/>
      </w:r>
    </w:p>
    <w:p w:rsidR="00000000" w:rsidDel="00000000" w:rsidP="00000000" w:rsidRDefault="00000000" w:rsidRPr="00000000" w14:paraId="0000064C">
      <w:pPr>
        <w:numPr>
          <w:ilvl w:val="1"/>
          <w:numId w:val="6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Programa </w:t>
      </w:r>
      <w:r w:rsidDel="00000000" w:rsidR="00000000" w:rsidRPr="00000000">
        <w:rPr>
          <w:rFonts w:ascii="Arial" w:cs="Arial" w:eastAsia="Arial" w:hAnsi="Arial"/>
          <w:b w:val="1"/>
          <w:bCs w:val="1"/>
          <w:sz w:val="24"/>
          <w:szCs w:val="24"/>
          <w:rtl w:val="0"/>
        </w:rPr>
        <w:t xml:space="preserve">backups</w:t>
      </w:r>
      <w:r w:rsidDel="00000000" w:rsidR="00000000" w:rsidRPr="00000000">
        <w:rPr>
          <w:rFonts w:ascii="Arial" w:cs="Arial" w:eastAsia="Arial" w:hAnsi="Arial"/>
          <w:sz w:val="24"/>
          <w:szCs w:val="24"/>
          <w:rtl w:val="0"/>
        </w:rPr>
        <w:t xml:space="preserve"> y pruebas de restauración.</w:t>
        <w:br w:type="textWrapping"/>
      </w:r>
    </w:p>
    <w:p w:rsidR="00000000" w:rsidDel="00000000" w:rsidP="00000000" w:rsidRDefault="00000000" w:rsidRPr="00000000" w14:paraId="0000064D">
      <w:pPr>
        <w:numPr>
          <w:ilvl w:val="1"/>
          <w:numId w:val="6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Configura cifrado en reposo (si aplica).</w:t>
        <w:br w:type="textWrapping"/>
      </w:r>
    </w:p>
    <w:p w:rsidR="00000000" w:rsidDel="00000000" w:rsidP="00000000" w:rsidRDefault="00000000" w:rsidRPr="00000000" w14:paraId="0000064E">
      <w:pPr>
        <w:numPr>
          <w:ilvl w:val="0"/>
          <w:numId w:val="6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BD asegurada y mantenible.</w:t>
        <w:br w:type="textWrapping"/>
      </w:r>
    </w:p>
    <w:p w:rsidR="00000000" w:rsidDel="00000000" w:rsidP="00000000" w:rsidRDefault="00000000" w:rsidRPr="00000000" w14:paraId="0000064F">
      <w:pPr>
        <w:numPr>
          <w:ilvl w:val="0"/>
          <w:numId w:val="6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No exponer credenciales en el código; uso de variables de entorno.</w:t>
        <w:br w:type="textWrapping"/>
      </w:r>
    </w:p>
    <w:p w:rsidR="00000000" w:rsidDel="00000000" w:rsidP="00000000" w:rsidRDefault="00000000" w:rsidRPr="00000000" w14:paraId="00000650">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r3hq4vbxt7h3" w:id="177"/>
      <w:bookmarkEnd w:id="177"/>
      <w:r w:rsidDel="00000000" w:rsidR="00000000" w:rsidRPr="00000000">
        <w:rPr>
          <w:rFonts w:ascii="Arial" w:cs="Arial" w:eastAsia="Arial" w:hAnsi="Arial"/>
          <w:b w:val="1"/>
          <w:bCs w:val="1"/>
          <w:color w:val="000000"/>
          <w:sz w:val="24"/>
          <w:szCs w:val="24"/>
          <w:rtl w:val="0"/>
        </w:rPr>
        <w:t xml:space="preserve">CU-30 — Integración con otros sistemas</w:t>
      </w:r>
    </w:p>
    <w:p w:rsidR="00000000" w:rsidDel="00000000" w:rsidP="00000000" w:rsidRDefault="00000000" w:rsidRPr="00000000" w14:paraId="00000651">
      <w:pPr>
        <w:numPr>
          <w:ilvl w:val="0"/>
          <w:numId w:val="9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Administrador / Integración Externa</w:t>
        <w:br w:type="textWrapping"/>
      </w:r>
    </w:p>
    <w:p w:rsidR="00000000" w:rsidDel="00000000" w:rsidP="00000000" w:rsidRDefault="00000000" w:rsidRPr="00000000" w14:paraId="00000652">
      <w:pPr>
        <w:numPr>
          <w:ilvl w:val="0"/>
          <w:numId w:val="9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Conectar con </w:t>
      </w:r>
      <w:r w:rsidDel="00000000" w:rsidR="00000000" w:rsidRPr="00000000">
        <w:rPr>
          <w:rFonts w:ascii="Arial" w:cs="Arial" w:eastAsia="Arial" w:hAnsi="Arial"/>
          <w:b w:val="1"/>
          <w:bCs w:val="1"/>
          <w:sz w:val="24"/>
          <w:szCs w:val="24"/>
          <w:rtl w:val="0"/>
        </w:rPr>
        <w:t xml:space="preserve">plataformas gubernamentales</w:t>
      </w:r>
      <w:r w:rsidDel="00000000" w:rsidR="00000000" w:rsidRPr="00000000">
        <w:rPr>
          <w:rFonts w:ascii="Arial" w:cs="Arial" w:eastAsia="Arial" w:hAnsi="Arial"/>
          <w:sz w:val="24"/>
          <w:szCs w:val="24"/>
          <w:rtl w:val="0"/>
        </w:rPr>
        <w:t xml:space="preserve"> (padrones, SIG, ventanilla única).</w:t>
        <w:br w:type="textWrapping"/>
      </w:r>
    </w:p>
    <w:p w:rsidR="00000000" w:rsidDel="00000000" w:rsidP="00000000" w:rsidRDefault="00000000" w:rsidRPr="00000000" w14:paraId="00000653">
      <w:pPr>
        <w:numPr>
          <w:ilvl w:val="0"/>
          <w:numId w:val="9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APIs externas disponibles y credenciales.</w:t>
        <w:br w:type="textWrapping"/>
      </w:r>
    </w:p>
    <w:p w:rsidR="00000000" w:rsidDel="00000000" w:rsidP="00000000" w:rsidRDefault="00000000" w:rsidRPr="00000000" w14:paraId="00000654">
      <w:pPr>
        <w:numPr>
          <w:ilvl w:val="0"/>
          <w:numId w:val="9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55">
      <w:pPr>
        <w:numPr>
          <w:ilvl w:val="1"/>
          <w:numId w:val="9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Configura endpoint y autenticación.</w:t>
        <w:br w:type="textWrapping"/>
      </w:r>
    </w:p>
    <w:p w:rsidR="00000000" w:rsidDel="00000000" w:rsidP="00000000" w:rsidRDefault="00000000" w:rsidRPr="00000000" w14:paraId="00000656">
      <w:pPr>
        <w:numPr>
          <w:ilvl w:val="1"/>
          <w:numId w:val="9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 mapeos de datos.</w:t>
        <w:br w:type="textWrapping"/>
      </w:r>
    </w:p>
    <w:p w:rsidR="00000000" w:rsidDel="00000000" w:rsidP="00000000" w:rsidRDefault="00000000" w:rsidRPr="00000000" w14:paraId="00000657">
      <w:pPr>
        <w:numPr>
          <w:ilvl w:val="1"/>
          <w:numId w:val="9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Prueba conexión; registra eventos de integración.</w:t>
        <w:br w:type="textWrapping"/>
      </w:r>
    </w:p>
    <w:p w:rsidR="00000000" w:rsidDel="00000000" w:rsidP="00000000" w:rsidRDefault="00000000" w:rsidRPr="00000000" w14:paraId="00000658">
      <w:pPr>
        <w:numPr>
          <w:ilvl w:val="0"/>
          <w:numId w:val="9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Integración operativa.</w:t>
        <w:br w:type="textWrapping"/>
      </w:r>
    </w:p>
    <w:p w:rsidR="00000000" w:rsidDel="00000000" w:rsidP="00000000" w:rsidRDefault="00000000" w:rsidRPr="00000000" w14:paraId="00000659">
      <w:pPr>
        <w:numPr>
          <w:ilvl w:val="0"/>
          <w:numId w:val="9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Tiempos de timeout/reintento; colas para resiliencia.</w:t>
        <w:br w:type="textWrapping"/>
      </w:r>
    </w:p>
    <w:p w:rsidR="00000000" w:rsidDel="00000000" w:rsidP="00000000" w:rsidRDefault="00000000" w:rsidRPr="00000000" w14:paraId="0000065A">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ohey86mikiz3" w:id="178"/>
      <w:bookmarkEnd w:id="178"/>
      <w:r w:rsidDel="00000000" w:rsidR="00000000" w:rsidRPr="00000000">
        <w:rPr>
          <w:rFonts w:ascii="Arial" w:cs="Arial" w:eastAsia="Arial" w:hAnsi="Arial"/>
          <w:b w:val="1"/>
          <w:bCs w:val="1"/>
          <w:color w:val="000000"/>
          <w:sz w:val="24"/>
          <w:szCs w:val="24"/>
          <w:rtl w:val="0"/>
        </w:rPr>
        <w:t xml:space="preserve">7. Módulo de Consulta y Acceso a la Información</w:t>
      </w:r>
    </w:p>
    <w:p w:rsidR="00000000" w:rsidDel="00000000" w:rsidP="00000000" w:rsidRDefault="00000000" w:rsidRPr="00000000" w14:paraId="0000065B">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59lusptxtr8o" w:id="179"/>
      <w:bookmarkEnd w:id="179"/>
      <w:r w:rsidDel="00000000" w:rsidR="00000000" w:rsidRPr="00000000">
        <w:rPr>
          <w:rFonts w:ascii="Arial" w:cs="Arial" w:eastAsia="Arial" w:hAnsi="Arial"/>
          <w:b w:val="1"/>
          <w:bCs w:val="1"/>
          <w:color w:val="000000"/>
          <w:sz w:val="24"/>
          <w:szCs w:val="24"/>
          <w:rtl w:val="0"/>
        </w:rPr>
        <w:t xml:space="preserve">CU-31 — Búsqueda de expedientes</w:t>
      </w:r>
    </w:p>
    <w:p w:rsidR="00000000" w:rsidDel="00000000" w:rsidP="00000000" w:rsidRDefault="00000000" w:rsidRPr="00000000" w14:paraId="0000065C">
      <w:pPr>
        <w:numPr>
          <w:ilvl w:val="0"/>
          <w:numId w:val="5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Presentante / Funcionario / Admin</w:t>
        <w:br w:type="textWrapping"/>
      </w:r>
    </w:p>
    <w:p w:rsidR="00000000" w:rsidDel="00000000" w:rsidP="00000000" w:rsidRDefault="00000000" w:rsidRPr="00000000" w14:paraId="0000065D">
      <w:pPr>
        <w:numPr>
          <w:ilvl w:val="0"/>
          <w:numId w:val="5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Localizar expedientes con </w:t>
      </w:r>
      <w:r w:rsidDel="00000000" w:rsidR="00000000" w:rsidRPr="00000000">
        <w:rPr>
          <w:rFonts w:ascii="Arial" w:cs="Arial" w:eastAsia="Arial" w:hAnsi="Arial"/>
          <w:b w:val="1"/>
          <w:bCs w:val="1"/>
          <w:sz w:val="24"/>
          <w:szCs w:val="24"/>
          <w:rtl w:val="0"/>
        </w:rPr>
        <w:t xml:space="preserve">filtros avanzados</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65E">
      <w:pPr>
        <w:numPr>
          <w:ilvl w:val="0"/>
          <w:numId w:val="5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Índices/permiso de lectura.</w:t>
        <w:br w:type="textWrapping"/>
      </w:r>
    </w:p>
    <w:p w:rsidR="00000000" w:rsidDel="00000000" w:rsidP="00000000" w:rsidRDefault="00000000" w:rsidRPr="00000000" w14:paraId="0000065F">
      <w:pPr>
        <w:numPr>
          <w:ilvl w:val="0"/>
          <w:numId w:val="5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60">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abre “Buscar”.</w:t>
        <w:br w:type="textWrapping"/>
      </w:r>
    </w:p>
    <w:p w:rsidR="00000000" w:rsidDel="00000000" w:rsidP="00000000" w:rsidRDefault="00000000" w:rsidRPr="00000000" w14:paraId="00000661">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Ingresa filtros (número, presentante, fechas, estado, oficina, tipo).</w:t>
        <w:br w:type="textWrapping"/>
      </w:r>
    </w:p>
    <w:p w:rsidR="00000000" w:rsidDel="00000000" w:rsidP="00000000" w:rsidRDefault="00000000" w:rsidRPr="00000000" w14:paraId="00000662">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Sistema lista resultados paginados.</w:t>
        <w:br w:type="textWrapping"/>
      </w:r>
    </w:p>
    <w:p w:rsidR="00000000" w:rsidDel="00000000" w:rsidP="00000000" w:rsidRDefault="00000000" w:rsidRPr="00000000" w14:paraId="00000663">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abre detalle.</w:t>
        <w:br w:type="textWrapping"/>
      </w:r>
    </w:p>
    <w:p w:rsidR="00000000" w:rsidDel="00000000" w:rsidP="00000000" w:rsidRDefault="00000000" w:rsidRPr="00000000" w14:paraId="00000664">
      <w:pPr>
        <w:numPr>
          <w:ilvl w:val="0"/>
          <w:numId w:val="5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Alternativos:</w:t>
      </w:r>
      <w:sdt>
        <w:sdtPr>
          <w:id w:val="1002370724"/>
          <w:tag w:val="goog_rdk_28"/>
        </w:sdtPr>
        <w:sdtContent>
          <w:r w:rsidDel="00000000" w:rsidR="00000000" w:rsidRPr="00000000">
            <w:rPr>
              <w:rFonts w:ascii="Arial Unicode MS" w:cs="Arial Unicode MS" w:eastAsia="Arial Unicode MS" w:hAnsi="Arial Unicode MS"/>
              <w:sz w:val="24"/>
              <w:szCs w:val="24"/>
              <w:rtl w:val="0"/>
            </w:rPr>
            <w:t xml:space="preserve"> Sin resultados → mensaje y sugerencias.</w:t>
            <w:br w:type="textWrapping"/>
          </w:r>
        </w:sdtContent>
      </w:sdt>
    </w:p>
    <w:p w:rsidR="00000000" w:rsidDel="00000000" w:rsidP="00000000" w:rsidRDefault="00000000" w:rsidRPr="00000000" w14:paraId="00000665">
      <w:pPr>
        <w:numPr>
          <w:ilvl w:val="0"/>
          <w:numId w:val="5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Expediente localizado.</w:t>
        <w:br w:type="textWrapping"/>
      </w:r>
    </w:p>
    <w:p w:rsidR="00000000" w:rsidDel="00000000" w:rsidP="00000000" w:rsidRDefault="00000000" w:rsidRPr="00000000" w14:paraId="00000666">
      <w:pPr>
        <w:numPr>
          <w:ilvl w:val="0"/>
          <w:numId w:val="5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Respeta visibilidad por rol (presentante ve solo los suyos).</w:t>
        <w:br w:type="textWrapping"/>
      </w:r>
    </w:p>
    <w:p w:rsidR="00000000" w:rsidDel="00000000" w:rsidP="00000000" w:rsidRDefault="00000000" w:rsidRPr="00000000" w14:paraId="00000667">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b3vqdof82fq4" w:id="180"/>
      <w:bookmarkEnd w:id="180"/>
      <w:r w:rsidDel="00000000" w:rsidR="00000000" w:rsidRPr="00000000">
        <w:rPr>
          <w:rFonts w:ascii="Arial" w:cs="Arial" w:eastAsia="Arial" w:hAnsi="Arial"/>
          <w:b w:val="1"/>
          <w:bCs w:val="1"/>
          <w:color w:val="000000"/>
          <w:sz w:val="24"/>
          <w:szCs w:val="24"/>
          <w:rtl w:val="0"/>
        </w:rPr>
        <w:t xml:space="preserve">CU-32 — Consulta pública de estado de expediente</w:t>
      </w:r>
    </w:p>
    <w:p w:rsidR="00000000" w:rsidDel="00000000" w:rsidP="00000000" w:rsidRDefault="00000000" w:rsidRPr="00000000" w14:paraId="00000668">
      <w:pPr>
        <w:numPr>
          <w:ilvl w:val="0"/>
          <w:numId w:val="5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Ciudadano (sin login) o Presentante</w:t>
        <w:br w:type="textWrapping"/>
      </w:r>
    </w:p>
    <w:p w:rsidR="00000000" w:rsidDel="00000000" w:rsidP="00000000" w:rsidRDefault="00000000" w:rsidRPr="00000000" w14:paraId="00000669">
      <w:pPr>
        <w:numPr>
          <w:ilvl w:val="0"/>
          <w:numId w:val="5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Ver </w:t>
      </w:r>
      <w:r w:rsidDel="00000000" w:rsidR="00000000" w:rsidRPr="00000000">
        <w:rPr>
          <w:rFonts w:ascii="Arial" w:cs="Arial" w:eastAsia="Arial" w:hAnsi="Arial"/>
          <w:b w:val="1"/>
          <w:bCs w:val="1"/>
          <w:sz w:val="24"/>
          <w:szCs w:val="24"/>
          <w:rtl w:val="0"/>
        </w:rPr>
        <w:t xml:space="preserve">estado</w:t>
      </w:r>
      <w:r w:rsidDel="00000000" w:rsidR="00000000" w:rsidRPr="00000000">
        <w:rPr>
          <w:rFonts w:ascii="Arial" w:cs="Arial" w:eastAsia="Arial" w:hAnsi="Arial"/>
          <w:sz w:val="24"/>
          <w:szCs w:val="24"/>
          <w:rtl w:val="0"/>
        </w:rPr>
        <w:t xml:space="preserve"> de un expediente de forma limitada.</w:t>
        <w:br w:type="textWrapping"/>
      </w:r>
    </w:p>
    <w:p w:rsidR="00000000" w:rsidDel="00000000" w:rsidP="00000000" w:rsidRDefault="00000000" w:rsidRPr="00000000" w14:paraId="0000066A">
      <w:pPr>
        <w:numPr>
          <w:ilvl w:val="0"/>
          <w:numId w:val="5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Políticas de transparencia; token/código de verificación.</w:t>
        <w:br w:type="textWrapping"/>
      </w:r>
    </w:p>
    <w:p w:rsidR="00000000" w:rsidDel="00000000" w:rsidP="00000000" w:rsidRDefault="00000000" w:rsidRPr="00000000" w14:paraId="0000066B">
      <w:pPr>
        <w:numPr>
          <w:ilvl w:val="0"/>
          <w:numId w:val="5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6C">
      <w:pPr>
        <w:numPr>
          <w:ilvl w:val="1"/>
          <w:numId w:val="5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ingresa N° de expediente y código verificador.</w:t>
        <w:br w:type="textWrapping"/>
      </w:r>
    </w:p>
    <w:p w:rsidR="00000000" w:rsidDel="00000000" w:rsidP="00000000" w:rsidRDefault="00000000" w:rsidRPr="00000000" w14:paraId="0000066D">
      <w:pPr>
        <w:numPr>
          <w:ilvl w:val="1"/>
          <w:numId w:val="5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Sistema muestra estado, oficina, fecha estimada (sin datos sensibles).</w:t>
        <w:br w:type="textWrapping"/>
      </w:r>
    </w:p>
    <w:p w:rsidR="00000000" w:rsidDel="00000000" w:rsidP="00000000" w:rsidRDefault="00000000" w:rsidRPr="00000000" w14:paraId="0000066E">
      <w:pPr>
        <w:numPr>
          <w:ilvl w:val="0"/>
          <w:numId w:val="5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Información pública mínima mostrada.</w:t>
        <w:br w:type="textWrapping"/>
      </w:r>
    </w:p>
    <w:p w:rsidR="00000000" w:rsidDel="00000000" w:rsidP="00000000" w:rsidRDefault="00000000" w:rsidRPr="00000000" w14:paraId="0000066F">
      <w:pPr>
        <w:numPr>
          <w:ilvl w:val="0"/>
          <w:numId w:val="5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No exhibir documentos ni datos personales.</w:t>
        <w:br w:type="textWrapping"/>
      </w:r>
    </w:p>
    <w:p w:rsidR="00000000" w:rsidDel="00000000" w:rsidP="00000000" w:rsidRDefault="00000000" w:rsidRPr="00000000" w14:paraId="00000670">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e65ql020rnvp" w:id="181"/>
      <w:bookmarkEnd w:id="181"/>
      <w:r w:rsidDel="00000000" w:rsidR="00000000" w:rsidRPr="00000000">
        <w:rPr>
          <w:rFonts w:ascii="Arial" w:cs="Arial" w:eastAsia="Arial" w:hAnsi="Arial"/>
          <w:b w:val="1"/>
          <w:bCs w:val="1"/>
          <w:color w:val="000000"/>
          <w:sz w:val="24"/>
          <w:szCs w:val="24"/>
          <w:rtl w:val="0"/>
        </w:rPr>
        <w:t xml:space="preserve">CU-33 — Exportación de informes</w:t>
      </w:r>
    </w:p>
    <w:p w:rsidR="00000000" w:rsidDel="00000000" w:rsidP="00000000" w:rsidRDefault="00000000" w:rsidRPr="00000000" w14:paraId="00000671">
      <w:pPr>
        <w:numPr>
          <w:ilvl w:val="0"/>
          <w:numId w:val="1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Técnico / Dirección / Admin</w:t>
        <w:br w:type="textWrapping"/>
      </w:r>
    </w:p>
    <w:p w:rsidR="00000000" w:rsidDel="00000000" w:rsidP="00000000" w:rsidRDefault="00000000" w:rsidRPr="00000000" w14:paraId="00000672">
      <w:pPr>
        <w:numPr>
          <w:ilvl w:val="0"/>
          <w:numId w:val="1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Exportar reportes a </w:t>
      </w:r>
      <w:r w:rsidDel="00000000" w:rsidR="00000000" w:rsidRPr="00000000">
        <w:rPr>
          <w:rFonts w:ascii="Arial" w:cs="Arial" w:eastAsia="Arial" w:hAnsi="Arial"/>
          <w:b w:val="1"/>
          <w:bCs w:val="1"/>
          <w:sz w:val="24"/>
          <w:szCs w:val="24"/>
          <w:rtl w:val="0"/>
        </w:rPr>
        <w:t xml:space="preserve">PDF/Excel/CSV</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673">
      <w:pPr>
        <w:numPr>
          <w:ilvl w:val="0"/>
          <w:numId w:val="1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Permiso y filtros establecidos.</w:t>
        <w:br w:type="textWrapping"/>
      </w:r>
    </w:p>
    <w:p w:rsidR="00000000" w:rsidDel="00000000" w:rsidP="00000000" w:rsidRDefault="00000000" w:rsidRPr="00000000" w14:paraId="00000674">
      <w:pPr>
        <w:numPr>
          <w:ilvl w:val="0"/>
          <w:numId w:val="1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75">
      <w:pPr>
        <w:numPr>
          <w:ilvl w:val="1"/>
          <w:numId w:val="12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Actor selecciona reporte y filtro.</w:t>
        <w:br w:type="textWrapping"/>
      </w:r>
    </w:p>
    <w:p w:rsidR="00000000" w:rsidDel="00000000" w:rsidP="00000000" w:rsidRDefault="00000000" w:rsidRPr="00000000" w14:paraId="00000676">
      <w:pPr>
        <w:numPr>
          <w:ilvl w:val="1"/>
          <w:numId w:val="12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genera archivo en segundo plano si es grande.</w:t>
        <w:br w:type="textWrapping"/>
      </w:r>
    </w:p>
    <w:p w:rsidR="00000000" w:rsidDel="00000000" w:rsidP="00000000" w:rsidRDefault="00000000" w:rsidRPr="00000000" w14:paraId="00000677">
      <w:pPr>
        <w:numPr>
          <w:ilvl w:val="1"/>
          <w:numId w:val="12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Descarga o envía por email.</w:t>
        <w:br w:type="textWrapping"/>
      </w:r>
    </w:p>
    <w:p w:rsidR="00000000" w:rsidDel="00000000" w:rsidP="00000000" w:rsidRDefault="00000000" w:rsidRPr="00000000" w14:paraId="00000678">
      <w:pPr>
        <w:numPr>
          <w:ilvl w:val="0"/>
          <w:numId w:val="1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Archivo disponible.</w:t>
        <w:br w:type="textWrapping"/>
      </w:r>
    </w:p>
    <w:p w:rsidR="00000000" w:rsidDel="00000000" w:rsidP="00000000" w:rsidRDefault="00000000" w:rsidRPr="00000000" w14:paraId="00000679">
      <w:pPr>
        <w:numPr>
          <w:ilvl w:val="0"/>
          <w:numId w:val="12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Trazabilidad de exportaciones; anonimización si corresponde.</w:t>
        <w:br w:type="textWrapping"/>
      </w:r>
    </w:p>
    <w:p w:rsidR="00000000" w:rsidDel="00000000" w:rsidP="00000000" w:rsidRDefault="00000000" w:rsidRPr="00000000" w14:paraId="0000067A">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6xavsoyrf3wq" w:id="182"/>
      <w:bookmarkEnd w:id="182"/>
      <w:r w:rsidDel="00000000" w:rsidR="00000000" w:rsidRPr="00000000">
        <w:rPr>
          <w:rFonts w:ascii="Arial" w:cs="Arial" w:eastAsia="Arial" w:hAnsi="Arial"/>
          <w:b w:val="1"/>
          <w:bCs w:val="1"/>
          <w:color w:val="000000"/>
          <w:sz w:val="24"/>
          <w:szCs w:val="24"/>
          <w:rtl w:val="0"/>
        </w:rPr>
        <w:t xml:space="preserve"> 8. Módulo de Inteligencia Artificial (Opcional)</w:t>
      </w:r>
    </w:p>
    <w:p w:rsidR="00000000" w:rsidDel="00000000" w:rsidP="00000000" w:rsidRDefault="00000000" w:rsidRPr="00000000" w14:paraId="0000067B">
      <w:pPr>
        <w:pStyle w:val="Heading3"/>
        <w:keepNext w:val="0"/>
        <w:keepLines w:val="0"/>
        <w:spacing w:after="80" w:before="280" w:line="259" w:lineRule="auto"/>
        <w:rPr>
          <w:rFonts w:ascii="Arial" w:cs="Arial" w:eastAsia="Arial" w:hAnsi="Arial"/>
          <w:color w:val="000000"/>
          <w:sz w:val="24"/>
          <w:szCs w:val="24"/>
        </w:rPr>
      </w:pPr>
      <w:bookmarkStart w:colFirst="0" w:colLast="0" w:name="_heading=h.dfuolkrir2hw" w:id="183"/>
      <w:bookmarkEnd w:id="183"/>
      <w:r w:rsidDel="00000000" w:rsidR="00000000" w:rsidRPr="00000000">
        <w:rPr>
          <w:rFonts w:ascii="Arial" w:cs="Arial" w:eastAsia="Arial" w:hAnsi="Arial"/>
          <w:color w:val="000000"/>
          <w:sz w:val="24"/>
          <w:szCs w:val="24"/>
          <w:rtl w:val="0"/>
        </w:rPr>
        <w:t xml:space="preserve">Estos casos de uso corresponden a una posible etapa de innovación o extensión futura del sistema SIGEDEX</w:t>
      </w:r>
    </w:p>
    <w:p w:rsidR="00000000" w:rsidDel="00000000" w:rsidP="00000000" w:rsidRDefault="00000000" w:rsidRPr="00000000" w14:paraId="0000067C">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nxlbp5umt7fn" w:id="184"/>
      <w:bookmarkEnd w:id="184"/>
      <w:r w:rsidDel="00000000" w:rsidR="00000000" w:rsidRPr="00000000">
        <w:rPr>
          <w:rFonts w:ascii="Arial" w:cs="Arial" w:eastAsia="Arial" w:hAnsi="Arial"/>
          <w:b w:val="1"/>
          <w:bCs w:val="1"/>
          <w:color w:val="000000"/>
          <w:sz w:val="24"/>
          <w:szCs w:val="24"/>
          <w:rtl w:val="0"/>
        </w:rPr>
        <w:t xml:space="preserve">CU-34 — Clasificación automática de documentos</w:t>
      </w:r>
    </w:p>
    <w:p w:rsidR="00000000" w:rsidDel="00000000" w:rsidP="00000000" w:rsidRDefault="00000000" w:rsidRPr="00000000" w14:paraId="0000067D">
      <w:pPr>
        <w:numPr>
          <w:ilvl w:val="0"/>
          <w:numId w:val="10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Sistema (motor IA) / Técnico (valida)</w:t>
        <w:br w:type="textWrapping"/>
      </w:r>
    </w:p>
    <w:p w:rsidR="00000000" w:rsidDel="00000000" w:rsidP="00000000" w:rsidRDefault="00000000" w:rsidRPr="00000000" w14:paraId="0000067E">
      <w:pPr>
        <w:numPr>
          <w:ilvl w:val="0"/>
          <w:numId w:val="10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Etiquetar</w:t>
      </w:r>
      <w:r w:rsidDel="00000000" w:rsidR="00000000" w:rsidRPr="00000000">
        <w:rPr>
          <w:rFonts w:ascii="Arial" w:cs="Arial" w:eastAsia="Arial" w:hAnsi="Arial"/>
          <w:sz w:val="24"/>
          <w:szCs w:val="24"/>
          <w:rtl w:val="0"/>
        </w:rPr>
        <w:t xml:space="preserve"> archivos subidos (plano, memoria, foto) para acelerar revisión.</w:t>
        <w:br w:type="textWrapping"/>
      </w:r>
    </w:p>
    <w:p w:rsidR="00000000" w:rsidDel="00000000" w:rsidP="00000000" w:rsidRDefault="00000000" w:rsidRPr="00000000" w14:paraId="0000067F">
      <w:pPr>
        <w:numPr>
          <w:ilvl w:val="0"/>
          <w:numId w:val="10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Modelo IA entrenado; tipos de documentos definidos.</w:t>
        <w:br w:type="textWrapping"/>
      </w:r>
    </w:p>
    <w:p w:rsidR="00000000" w:rsidDel="00000000" w:rsidP="00000000" w:rsidRDefault="00000000" w:rsidRPr="00000000" w14:paraId="00000680">
      <w:pPr>
        <w:numPr>
          <w:ilvl w:val="0"/>
          <w:numId w:val="10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81">
      <w:pPr>
        <w:numPr>
          <w:ilvl w:val="1"/>
          <w:numId w:val="10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 subir un archivo, el motor IA predice la clase.</w:t>
        <w:br w:type="textWrapping"/>
      </w:r>
    </w:p>
    <w:p w:rsidR="00000000" w:rsidDel="00000000" w:rsidP="00000000" w:rsidRDefault="00000000" w:rsidRPr="00000000" w14:paraId="00000682">
      <w:pPr>
        <w:numPr>
          <w:ilvl w:val="1"/>
          <w:numId w:val="10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Asigna etiquetas y confianza.</w:t>
        <w:br w:type="textWrapping"/>
      </w:r>
    </w:p>
    <w:p w:rsidR="00000000" w:rsidDel="00000000" w:rsidP="00000000" w:rsidRDefault="00000000" w:rsidRPr="00000000" w14:paraId="00000683">
      <w:pPr>
        <w:numPr>
          <w:ilvl w:val="1"/>
          <w:numId w:val="10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Técnico puede </w:t>
      </w:r>
      <w:r w:rsidDel="00000000" w:rsidR="00000000" w:rsidRPr="00000000">
        <w:rPr>
          <w:rFonts w:ascii="Arial" w:cs="Arial" w:eastAsia="Arial" w:hAnsi="Arial"/>
          <w:b w:val="1"/>
          <w:bCs w:val="1"/>
          <w:sz w:val="24"/>
          <w:szCs w:val="24"/>
          <w:rtl w:val="0"/>
        </w:rPr>
        <w:t xml:space="preserve">confirmar o corregir</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684">
      <w:pPr>
        <w:numPr>
          <w:ilvl w:val="0"/>
          <w:numId w:val="10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Alternativos:</w:t>
      </w:r>
      <w:sdt>
        <w:sdtPr>
          <w:id w:val="123531319"/>
          <w:tag w:val="goog_rdk_29"/>
        </w:sdtPr>
        <w:sdtContent>
          <w:r w:rsidDel="00000000" w:rsidR="00000000" w:rsidRPr="00000000">
            <w:rPr>
              <w:rFonts w:ascii="Arial Unicode MS" w:cs="Arial Unicode MS" w:eastAsia="Arial Unicode MS" w:hAnsi="Arial Unicode MS"/>
              <w:sz w:val="24"/>
              <w:szCs w:val="24"/>
              <w:rtl w:val="0"/>
            </w:rPr>
            <w:t xml:space="preserve"> Confianza baja → marcar “revisión manual”.</w:t>
            <w:br w:type="textWrapping"/>
          </w:r>
        </w:sdtContent>
      </w:sdt>
    </w:p>
    <w:p w:rsidR="00000000" w:rsidDel="00000000" w:rsidP="00000000" w:rsidRDefault="00000000" w:rsidRPr="00000000" w14:paraId="00000685">
      <w:pPr>
        <w:numPr>
          <w:ilvl w:val="0"/>
          <w:numId w:val="10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Documentos clasificados.</w:t>
        <w:br w:type="textWrapping"/>
      </w:r>
    </w:p>
    <w:p w:rsidR="00000000" w:rsidDel="00000000" w:rsidP="00000000" w:rsidRDefault="00000000" w:rsidRPr="00000000" w14:paraId="00000686">
      <w:pPr>
        <w:numPr>
          <w:ilvl w:val="0"/>
          <w:numId w:val="10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Registrar tasa de acierto; permitir aprendizaje continuo.</w:t>
        <w:br w:type="textWrapping"/>
      </w:r>
    </w:p>
    <w:p w:rsidR="00000000" w:rsidDel="00000000" w:rsidP="00000000" w:rsidRDefault="00000000" w:rsidRPr="00000000" w14:paraId="00000687">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z3gzxyckm9h4" w:id="185"/>
      <w:bookmarkEnd w:id="185"/>
      <w:r w:rsidDel="00000000" w:rsidR="00000000" w:rsidRPr="00000000">
        <w:rPr>
          <w:rFonts w:ascii="Arial" w:cs="Arial" w:eastAsia="Arial" w:hAnsi="Arial"/>
          <w:b w:val="1"/>
          <w:bCs w:val="1"/>
          <w:color w:val="000000"/>
          <w:sz w:val="24"/>
          <w:szCs w:val="24"/>
          <w:rtl w:val="0"/>
        </w:rPr>
        <w:t xml:space="preserve">CU-35 — Predicción de tiempos de resolución</w:t>
      </w:r>
    </w:p>
    <w:p w:rsidR="00000000" w:rsidDel="00000000" w:rsidP="00000000" w:rsidRDefault="00000000" w:rsidRPr="00000000" w14:paraId="00000688">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Sistema / Dirección</w:t>
        <w:br w:type="textWrapping"/>
      </w:r>
    </w:p>
    <w:p w:rsidR="00000000" w:rsidDel="00000000" w:rsidP="00000000" w:rsidRDefault="00000000" w:rsidRPr="00000000" w14:paraId="00000689">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Estimar </w:t>
      </w:r>
      <w:r w:rsidDel="00000000" w:rsidR="00000000" w:rsidRPr="00000000">
        <w:rPr>
          <w:rFonts w:ascii="Arial" w:cs="Arial" w:eastAsia="Arial" w:hAnsi="Arial"/>
          <w:b w:val="1"/>
          <w:bCs w:val="1"/>
          <w:sz w:val="24"/>
          <w:szCs w:val="24"/>
          <w:rtl w:val="0"/>
        </w:rPr>
        <w:t xml:space="preserve">ETA</w:t>
      </w:r>
      <w:r w:rsidDel="00000000" w:rsidR="00000000" w:rsidRPr="00000000">
        <w:rPr>
          <w:rFonts w:ascii="Arial" w:cs="Arial" w:eastAsia="Arial" w:hAnsi="Arial"/>
          <w:sz w:val="24"/>
          <w:szCs w:val="24"/>
          <w:rtl w:val="0"/>
        </w:rPr>
        <w:t xml:space="preserve"> de cierre según historial (tipo, oficina, carga).</w:t>
        <w:br w:type="textWrapping"/>
      </w:r>
    </w:p>
    <w:p w:rsidR="00000000" w:rsidDel="00000000" w:rsidP="00000000" w:rsidRDefault="00000000" w:rsidRPr="00000000" w14:paraId="0000068A">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Precondiciones:</w:t>
      </w:r>
      <w:r w:rsidDel="00000000" w:rsidR="00000000" w:rsidRPr="00000000">
        <w:rPr>
          <w:rFonts w:ascii="Arial" w:cs="Arial" w:eastAsia="Arial" w:hAnsi="Arial"/>
          <w:sz w:val="24"/>
          <w:szCs w:val="24"/>
          <w:rtl w:val="0"/>
        </w:rPr>
        <w:t xml:space="preserve"> Datos históricos suficientes y limpios.</w:t>
        <w:br w:type="textWrapping"/>
      </w:r>
    </w:p>
    <w:p w:rsidR="00000000" w:rsidDel="00000000" w:rsidP="00000000" w:rsidRDefault="00000000" w:rsidRPr="00000000" w14:paraId="0000068B">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br w:type="textWrapping"/>
      </w:r>
    </w:p>
    <w:p w:rsidR="00000000" w:rsidDel="00000000" w:rsidP="00000000" w:rsidRDefault="00000000" w:rsidRPr="00000000" w14:paraId="0000068C">
      <w:pPr>
        <w:numPr>
          <w:ilvl w:val="1"/>
          <w:numId w:val="1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 crear/actualizar expediente, se calcula ETA.</w:t>
        <w:br w:type="textWrapping"/>
      </w:r>
    </w:p>
    <w:p w:rsidR="00000000" w:rsidDel="00000000" w:rsidP="00000000" w:rsidRDefault="00000000" w:rsidRPr="00000000" w14:paraId="0000068D">
      <w:pPr>
        <w:numPr>
          <w:ilvl w:val="1"/>
          <w:numId w:val="1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muestra en seguimiento y dashboards.</w:t>
        <w:br w:type="textWrapping"/>
      </w:r>
    </w:p>
    <w:p w:rsidR="00000000" w:rsidDel="00000000" w:rsidP="00000000" w:rsidRDefault="00000000" w:rsidRPr="00000000" w14:paraId="0000068E">
      <w:pPr>
        <w:numPr>
          <w:ilvl w:val="1"/>
          <w:numId w:val="1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recalcula ante cambios de estado/pases.</w:t>
        <w:br w:type="textWrapping"/>
      </w:r>
    </w:p>
    <w:p w:rsidR="00000000" w:rsidDel="00000000" w:rsidP="00000000" w:rsidRDefault="00000000" w:rsidRPr="00000000" w14:paraId="0000068F">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Alternativos:</w:t>
      </w:r>
      <w:sdt>
        <w:sdtPr>
          <w:id w:val="-1436804783"/>
          <w:tag w:val="goog_rdk_30"/>
        </w:sdtPr>
        <w:sdtContent>
          <w:r w:rsidDel="00000000" w:rsidR="00000000" w:rsidRPr="00000000">
            <w:rPr>
              <w:rFonts w:ascii="Arial Unicode MS" w:cs="Arial Unicode MS" w:eastAsia="Arial Unicode MS" w:hAnsi="Arial Unicode MS"/>
              <w:sz w:val="24"/>
              <w:szCs w:val="24"/>
              <w:rtl w:val="0"/>
            </w:rPr>
            <w:t xml:space="preserve"> Datos insuficientes → usar promedio simple por tipo de trámite.</w:t>
            <w:br w:type="textWrapping"/>
          </w:r>
        </w:sdtContent>
      </w:sdt>
    </w:p>
    <w:p w:rsidR="00000000" w:rsidDel="00000000" w:rsidP="00000000" w:rsidRDefault="00000000" w:rsidRPr="00000000" w14:paraId="00000690">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Postcondiciones:</w:t>
      </w:r>
      <w:r w:rsidDel="00000000" w:rsidR="00000000" w:rsidRPr="00000000">
        <w:rPr>
          <w:rFonts w:ascii="Arial" w:cs="Arial" w:eastAsia="Arial" w:hAnsi="Arial"/>
          <w:sz w:val="24"/>
          <w:szCs w:val="24"/>
          <w:rtl w:val="0"/>
        </w:rPr>
        <w:t xml:space="preserve"> ETA visible y trazable.</w:t>
        <w:br w:type="textWrapping"/>
      </w:r>
    </w:p>
    <w:p w:rsidR="00000000" w:rsidDel="00000000" w:rsidP="00000000" w:rsidRDefault="00000000" w:rsidRPr="00000000" w14:paraId="00000691">
      <w:pPr>
        <w:numPr>
          <w:ilvl w:val="0"/>
          <w:numId w:val="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w:t>
      </w:r>
      <w:r w:rsidDel="00000000" w:rsidR="00000000" w:rsidRPr="00000000">
        <w:rPr>
          <w:rFonts w:ascii="Arial" w:cs="Arial" w:eastAsia="Arial" w:hAnsi="Arial"/>
          <w:sz w:val="24"/>
          <w:szCs w:val="24"/>
          <w:rtl w:val="0"/>
        </w:rPr>
        <w:t xml:space="preserve"> Mostrar rango y nivel de confianza; aclarar que es estimación.</w:t>
      </w:r>
    </w:p>
    <w:p w:rsidR="00000000" w:rsidDel="00000000" w:rsidP="00000000" w:rsidRDefault="00000000" w:rsidRPr="00000000" w14:paraId="00000692">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ufww5j1754i" w:id="186"/>
      <w:bookmarkEnd w:id="186"/>
      <w:r w:rsidDel="00000000" w:rsidR="00000000" w:rsidRPr="00000000">
        <w:rPr>
          <w:rFonts w:ascii="Arial" w:cs="Arial" w:eastAsia="Arial" w:hAnsi="Arial"/>
          <w:b w:val="1"/>
          <w:bCs w:val="1"/>
          <w:color w:val="000000"/>
          <w:sz w:val="24"/>
          <w:szCs w:val="24"/>
          <w:rtl w:val="0"/>
        </w:rPr>
        <w:t xml:space="preserve">09. Módulo: Pasarela de Pago</w:t>
      </w:r>
    </w:p>
    <w:p w:rsidR="00000000" w:rsidDel="00000000" w:rsidP="00000000" w:rsidRDefault="00000000" w:rsidRPr="00000000" w14:paraId="00000693">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hsztj3f8ozlx" w:id="187"/>
      <w:bookmarkEnd w:id="187"/>
      <w:r w:rsidDel="00000000" w:rsidR="00000000" w:rsidRPr="00000000">
        <w:rPr>
          <w:rFonts w:ascii="Arial" w:cs="Arial" w:eastAsia="Arial" w:hAnsi="Arial"/>
          <w:b w:val="1"/>
          <w:bCs w:val="1"/>
          <w:color w:val="000000"/>
          <w:sz w:val="24"/>
          <w:szCs w:val="24"/>
          <w:rtl w:val="0"/>
        </w:rPr>
        <w:t xml:space="preserve">CU-36: Generar orden de pago</w:t>
      </w:r>
    </w:p>
    <w:p w:rsidR="00000000" w:rsidDel="00000000" w:rsidP="00000000" w:rsidRDefault="00000000" w:rsidRPr="00000000" w14:paraId="00000694">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Presentante</w:t>
        <w:br w:type="textWrapping"/>
        <w:t xml:space="preserve"> </w:t>
      </w:r>
      <w:r w:rsidDel="00000000" w:rsidR="00000000" w:rsidRPr="00000000">
        <w:rPr>
          <w:rFonts w:ascii="Arial" w:cs="Arial" w:eastAsia="Arial" w:hAnsi="Arial"/>
          <w:b w:val="1"/>
          <w:bCs w:val="1"/>
          <w:sz w:val="24"/>
          <w:szCs w:val="24"/>
          <w:rtl w:val="0"/>
        </w:rPr>
        <w:t xml:space="preserve">Actores secundarios:</w:t>
      </w:r>
      <w:r w:rsidDel="00000000" w:rsidR="00000000" w:rsidRPr="00000000">
        <w:rPr>
          <w:rFonts w:ascii="Arial" w:cs="Arial" w:eastAsia="Arial" w:hAnsi="Arial"/>
          <w:sz w:val="24"/>
          <w:szCs w:val="24"/>
          <w:rtl w:val="0"/>
        </w:rPr>
        <w:t xml:space="preserve"> Sistema SIGEDEX, Pasarela de pago</w:t>
        <w:br w:type="textWrapping"/>
        <w:t xml:space="preserve"> </w:t>
      </w:r>
      <w:r w:rsidDel="00000000" w:rsidR="00000000" w:rsidRPr="00000000">
        <w:rPr>
          <w:rFonts w:ascii="Arial" w:cs="Arial" w:eastAsia="Arial" w:hAnsi="Arial"/>
          <w:b w:val="1"/>
          <w:bCs w:val="1"/>
          <w:sz w:val="24"/>
          <w:szCs w:val="24"/>
          <w:rtl w:val="0"/>
        </w:rPr>
        <w:t xml:space="preserve">Descripción:</w:t>
        <w:br w:type="textWrapping"/>
      </w:r>
      <w:r w:rsidDel="00000000" w:rsidR="00000000" w:rsidRPr="00000000">
        <w:rPr>
          <w:rFonts w:ascii="Arial" w:cs="Arial" w:eastAsia="Arial" w:hAnsi="Arial"/>
          <w:sz w:val="24"/>
          <w:szCs w:val="24"/>
          <w:rtl w:val="0"/>
        </w:rPr>
        <w:t xml:space="preserve"> El usuario (presentante) inicia un trámite que requiere el pago de una tasa o derecho administrativo. El sistema calcula el monto según el tipo de expediente y genera una orden de pago única vinculada al expediente.</w:t>
      </w:r>
    </w:p>
    <w:p w:rsidR="00000000" w:rsidDel="00000000" w:rsidP="00000000" w:rsidRDefault="00000000" w:rsidRPr="00000000" w14:paraId="0000069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Precondiciones:</w:t>
      </w:r>
    </w:p>
    <w:p w:rsidR="00000000" w:rsidDel="00000000" w:rsidP="00000000" w:rsidRDefault="00000000" w:rsidRPr="00000000" w14:paraId="00000696">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debe estar autenticado.</w:t>
        <w:br w:type="textWrapping"/>
      </w:r>
    </w:p>
    <w:p w:rsidR="00000000" w:rsidDel="00000000" w:rsidP="00000000" w:rsidRDefault="00000000" w:rsidRPr="00000000" w14:paraId="00000697">
      <w:pPr>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expediente debe estar en estado “Pendiente de pago”.</w:t>
        <w:br w:type="textWrapping"/>
      </w:r>
    </w:p>
    <w:p w:rsidR="00000000" w:rsidDel="00000000" w:rsidP="00000000" w:rsidRDefault="00000000" w:rsidRPr="00000000" w14:paraId="0000069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 principal:</w:t>
      </w:r>
    </w:p>
    <w:p w:rsidR="00000000" w:rsidDel="00000000" w:rsidP="00000000" w:rsidRDefault="00000000" w:rsidRPr="00000000" w14:paraId="00000699">
      <w:pPr>
        <w:numPr>
          <w:ilvl w:val="0"/>
          <w:numId w:val="12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selecciona el expediente o trámite a pagar.</w:t>
        <w:br w:type="textWrapping"/>
      </w:r>
    </w:p>
    <w:p w:rsidR="00000000" w:rsidDel="00000000" w:rsidP="00000000" w:rsidRDefault="00000000" w:rsidRPr="00000000" w14:paraId="0000069A">
      <w:pPr>
        <w:numPr>
          <w:ilvl w:val="0"/>
          <w:numId w:val="12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valida el estado del expediente.</w:t>
        <w:br w:type="textWrapping"/>
      </w:r>
    </w:p>
    <w:p w:rsidR="00000000" w:rsidDel="00000000" w:rsidP="00000000" w:rsidRDefault="00000000" w:rsidRPr="00000000" w14:paraId="0000069B">
      <w:pPr>
        <w:numPr>
          <w:ilvl w:val="0"/>
          <w:numId w:val="12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calcula el monto correspondiente.</w:t>
        <w:br w:type="textWrapping"/>
      </w:r>
    </w:p>
    <w:p w:rsidR="00000000" w:rsidDel="00000000" w:rsidP="00000000" w:rsidRDefault="00000000" w:rsidRPr="00000000" w14:paraId="0000069C">
      <w:pPr>
        <w:numPr>
          <w:ilvl w:val="0"/>
          <w:numId w:val="12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genera una orden de pago con número único, fecha y monto.</w:t>
        <w:br w:type="textWrapping"/>
      </w:r>
    </w:p>
    <w:p w:rsidR="00000000" w:rsidDel="00000000" w:rsidP="00000000" w:rsidRDefault="00000000" w:rsidRPr="00000000" w14:paraId="0000069D">
      <w:pPr>
        <w:numPr>
          <w:ilvl w:val="0"/>
          <w:numId w:val="12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registra la orden en la base de datos.</w:t>
        <w:br w:type="textWrapping"/>
      </w:r>
    </w:p>
    <w:p w:rsidR="00000000" w:rsidDel="00000000" w:rsidP="00000000" w:rsidRDefault="00000000" w:rsidRPr="00000000" w14:paraId="0000069E">
      <w:pPr>
        <w:numPr>
          <w:ilvl w:val="0"/>
          <w:numId w:val="12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muestra al usuario la orden de pago y se habilita el botón “Proceder al pago”.</w:t>
        <w:br w:type="textWrapping"/>
      </w:r>
    </w:p>
    <w:p w:rsidR="00000000" w:rsidDel="00000000" w:rsidP="00000000" w:rsidRDefault="00000000" w:rsidRPr="00000000" w14:paraId="0000069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Flujos alternativos:</w:t>
      </w:r>
    </w:p>
    <w:p w:rsidR="00000000" w:rsidDel="00000000" w:rsidP="00000000" w:rsidRDefault="00000000" w:rsidRPr="00000000" w14:paraId="000006A0">
      <w:pPr>
        <w:numPr>
          <w:ilvl w:val="0"/>
          <w:numId w:val="3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4a. Si el expediente no requiere pago, se muestra un mensaje informativo.</w:t>
        <w:br w:type="textWrapping"/>
      </w:r>
    </w:p>
    <w:p w:rsidR="00000000" w:rsidDel="00000000" w:rsidP="00000000" w:rsidRDefault="00000000" w:rsidRPr="00000000" w14:paraId="000006A1">
      <w:pPr>
        <w:numPr>
          <w:ilvl w:val="0"/>
          <w:numId w:val="3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5a. Si ocurre un error al generar la orden, se muestra un mensaje de error y se registra en el log del sistema.</w:t>
        <w:br w:type="textWrapping"/>
      </w:r>
    </w:p>
    <w:p w:rsidR="00000000" w:rsidDel="00000000" w:rsidP="00000000" w:rsidRDefault="00000000" w:rsidRPr="00000000" w14:paraId="000006A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Postcondiciones:</w:t>
      </w:r>
    </w:p>
    <w:p w:rsidR="00000000" w:rsidDel="00000000" w:rsidP="00000000" w:rsidRDefault="00000000" w:rsidRPr="00000000" w14:paraId="000006A3">
      <w:pPr>
        <w:numPr>
          <w:ilvl w:val="0"/>
          <w:numId w:val="1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genera una orden de pago vinculada al expediente.</w:t>
        <w:br w:type="textWrapping"/>
      </w:r>
    </w:p>
    <w:p w:rsidR="00000000" w:rsidDel="00000000" w:rsidP="00000000" w:rsidRDefault="00000000" w:rsidRPr="00000000" w14:paraId="000006A4">
      <w:pPr>
        <w:numPr>
          <w:ilvl w:val="0"/>
          <w:numId w:val="11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cambia el estado del expediente a “Pago pendiente”.</w:t>
        <w:br w:type="textWrapping"/>
      </w:r>
    </w:p>
    <w:p w:rsidR="00000000" w:rsidDel="00000000" w:rsidP="00000000" w:rsidRDefault="00000000" w:rsidRPr="00000000" w14:paraId="000006A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Reglas de negocio:</w:t>
      </w:r>
    </w:p>
    <w:p w:rsidR="00000000" w:rsidDel="00000000" w:rsidP="00000000" w:rsidRDefault="00000000" w:rsidRPr="00000000" w14:paraId="000006A6">
      <w:pPr>
        <w:numPr>
          <w:ilvl w:val="0"/>
          <w:numId w:val="1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expediente solo puede tener una orden de pago activa.</w:t>
        <w:br w:type="textWrapping"/>
      </w:r>
    </w:p>
    <w:p w:rsidR="00000000" w:rsidDel="00000000" w:rsidP="00000000" w:rsidRDefault="00000000" w:rsidRPr="00000000" w14:paraId="000006A7">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Las órdenes de pago vencidas no pueden reutilizarse.</w:t>
        <w:br w:type="textWrapping"/>
      </w:r>
    </w:p>
    <w:p w:rsidR="00000000" w:rsidDel="00000000" w:rsidP="00000000" w:rsidRDefault="00000000" w:rsidRPr="00000000" w14:paraId="000006A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9">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xp8umfneu8sx" w:id="188"/>
      <w:bookmarkEnd w:id="188"/>
      <w:r w:rsidDel="00000000" w:rsidR="00000000" w:rsidRPr="00000000">
        <w:rPr>
          <w:rFonts w:ascii="Arial" w:cs="Arial" w:eastAsia="Arial" w:hAnsi="Arial"/>
          <w:b w:val="1"/>
          <w:bCs w:val="1"/>
          <w:color w:val="000000"/>
          <w:sz w:val="24"/>
          <w:szCs w:val="24"/>
          <w:rtl w:val="0"/>
        </w:rPr>
        <w:t xml:space="preserve">CU-37: Seleccionar método de pago</w:t>
      </w:r>
    </w:p>
    <w:p w:rsidR="00000000" w:rsidDel="00000000" w:rsidP="00000000" w:rsidRDefault="00000000" w:rsidRPr="00000000" w14:paraId="000006AA">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Presentante</w:t>
        <w:br w:type="textWrapping"/>
        <w:t xml:space="preserve"> </w:t>
      </w:r>
      <w:r w:rsidDel="00000000" w:rsidR="00000000" w:rsidRPr="00000000">
        <w:rPr>
          <w:rFonts w:ascii="Arial" w:cs="Arial" w:eastAsia="Arial" w:hAnsi="Arial"/>
          <w:b w:val="1"/>
          <w:bCs w:val="1"/>
          <w:sz w:val="24"/>
          <w:szCs w:val="24"/>
          <w:rtl w:val="0"/>
        </w:rPr>
        <w:t xml:space="preserve">Actores secundarios:</w:t>
      </w:r>
      <w:r w:rsidDel="00000000" w:rsidR="00000000" w:rsidRPr="00000000">
        <w:rPr>
          <w:rFonts w:ascii="Arial" w:cs="Arial" w:eastAsia="Arial" w:hAnsi="Arial"/>
          <w:sz w:val="24"/>
          <w:szCs w:val="24"/>
          <w:rtl w:val="0"/>
        </w:rPr>
        <w:t xml:space="preserve"> Pasarela de Pago (MercadoPago, TodoPago, etc.)</w:t>
      </w:r>
    </w:p>
    <w:p w:rsidR="00000000" w:rsidDel="00000000" w:rsidP="00000000" w:rsidRDefault="00000000" w:rsidRPr="00000000" w14:paraId="000006AB">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br w:type="textWrapping"/>
      </w:r>
      <w:r w:rsidDel="00000000" w:rsidR="00000000" w:rsidRPr="00000000">
        <w:rPr>
          <w:rFonts w:ascii="Arial" w:cs="Arial" w:eastAsia="Arial" w:hAnsi="Arial"/>
          <w:sz w:val="24"/>
          <w:szCs w:val="24"/>
          <w:rtl w:val="0"/>
        </w:rPr>
        <w:t xml:space="preserve"> El usuario selecciona un medio de pago y es redirigido al entorno seguro del proveedor de pagos para completar la transacción.</w:t>
      </w:r>
    </w:p>
    <w:p w:rsidR="00000000" w:rsidDel="00000000" w:rsidP="00000000" w:rsidRDefault="00000000" w:rsidRPr="00000000" w14:paraId="000006A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Precondiciones:</w:t>
      </w:r>
    </w:p>
    <w:p w:rsidR="00000000" w:rsidDel="00000000" w:rsidP="00000000" w:rsidRDefault="00000000" w:rsidRPr="00000000" w14:paraId="000006AD">
      <w:pPr>
        <w:numPr>
          <w:ilvl w:val="0"/>
          <w:numId w:val="9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Debe existir una orden de pago activa.</w:t>
        <w:br w:type="textWrapping"/>
      </w:r>
    </w:p>
    <w:p w:rsidR="00000000" w:rsidDel="00000000" w:rsidP="00000000" w:rsidRDefault="00000000" w:rsidRPr="00000000" w14:paraId="000006A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 principal:</w:t>
      </w:r>
    </w:p>
    <w:p w:rsidR="00000000" w:rsidDel="00000000" w:rsidP="00000000" w:rsidRDefault="00000000" w:rsidRPr="00000000" w14:paraId="000006AF">
      <w:pPr>
        <w:numPr>
          <w:ilvl w:val="0"/>
          <w:numId w:val="11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hace clic en “Pagar ahora”.</w:t>
        <w:br w:type="textWrapping"/>
      </w:r>
    </w:p>
    <w:p w:rsidR="00000000" w:rsidDel="00000000" w:rsidP="00000000" w:rsidRDefault="00000000" w:rsidRPr="00000000" w14:paraId="000006B0">
      <w:pPr>
        <w:numPr>
          <w:ilvl w:val="0"/>
          <w:numId w:val="1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presenta las opciones disponibles (tarjeta, transferencia, billetera virtual).</w:t>
        <w:br w:type="textWrapping"/>
      </w:r>
    </w:p>
    <w:p w:rsidR="00000000" w:rsidDel="00000000" w:rsidP="00000000" w:rsidRDefault="00000000" w:rsidRPr="00000000" w14:paraId="000006B1">
      <w:pPr>
        <w:numPr>
          <w:ilvl w:val="0"/>
          <w:numId w:val="1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selecciona el método de pago.</w:t>
        <w:br w:type="textWrapping"/>
      </w:r>
    </w:p>
    <w:p w:rsidR="00000000" w:rsidDel="00000000" w:rsidP="00000000" w:rsidRDefault="00000000" w:rsidRPr="00000000" w14:paraId="000006B2">
      <w:pPr>
        <w:numPr>
          <w:ilvl w:val="0"/>
          <w:numId w:val="1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redirige al entorno seguro del proveedor (checkout).</w:t>
        <w:br w:type="textWrapping"/>
      </w:r>
    </w:p>
    <w:p w:rsidR="00000000" w:rsidDel="00000000" w:rsidP="00000000" w:rsidRDefault="00000000" w:rsidRPr="00000000" w14:paraId="000006B3">
      <w:pPr>
        <w:numPr>
          <w:ilvl w:val="0"/>
          <w:numId w:val="1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completa el pago.</w:t>
        <w:br w:type="textWrapping"/>
      </w:r>
    </w:p>
    <w:p w:rsidR="00000000" w:rsidDel="00000000" w:rsidP="00000000" w:rsidRDefault="00000000" w:rsidRPr="00000000" w14:paraId="000006B4">
      <w:pPr>
        <w:numPr>
          <w:ilvl w:val="0"/>
          <w:numId w:val="11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proveedor notifica al backend del sistema mediante webhook.</w:t>
        <w:br w:type="textWrapping"/>
      </w:r>
    </w:p>
    <w:p w:rsidR="00000000" w:rsidDel="00000000" w:rsidP="00000000" w:rsidRDefault="00000000" w:rsidRPr="00000000" w14:paraId="000006B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Flujos alternativos:</w:t>
      </w:r>
    </w:p>
    <w:p w:rsidR="00000000" w:rsidDel="00000000" w:rsidP="00000000" w:rsidRDefault="00000000" w:rsidRPr="00000000" w14:paraId="000006B6">
      <w:pPr>
        <w:numPr>
          <w:ilvl w:val="0"/>
          <w:numId w:val="9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3a. Si el método no está disponible, se muestra mensaje de error.</w:t>
        <w:br w:type="textWrapping"/>
      </w:r>
    </w:p>
    <w:p w:rsidR="00000000" w:rsidDel="00000000" w:rsidP="00000000" w:rsidRDefault="00000000" w:rsidRPr="00000000" w14:paraId="000006B7">
      <w:pPr>
        <w:numPr>
          <w:ilvl w:val="0"/>
          <w:numId w:val="9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4a. Si el usuario cancela el proceso, el sistema mantiene la orden como “pendiente”.</w:t>
        <w:br w:type="textWrapping"/>
      </w:r>
    </w:p>
    <w:p w:rsidR="00000000" w:rsidDel="00000000" w:rsidP="00000000" w:rsidRDefault="00000000" w:rsidRPr="00000000" w14:paraId="000006B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Postcondiciones:</w:t>
      </w:r>
    </w:p>
    <w:p w:rsidR="00000000" w:rsidDel="00000000" w:rsidP="00000000" w:rsidRDefault="00000000" w:rsidRPr="00000000" w14:paraId="000006B9">
      <w:pPr>
        <w:numPr>
          <w:ilvl w:val="0"/>
          <w:numId w:val="2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registra la selección del método de pago.</w:t>
        <w:br w:type="textWrapping"/>
      </w:r>
    </w:p>
    <w:p w:rsidR="00000000" w:rsidDel="00000000" w:rsidP="00000000" w:rsidRDefault="00000000" w:rsidRPr="00000000" w14:paraId="000006BA">
      <w:pPr>
        <w:numPr>
          <w:ilvl w:val="0"/>
          <w:numId w:val="2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espera confirmación del proveedor.</w:t>
        <w:br w:type="textWrapping"/>
      </w:r>
    </w:p>
    <w:p w:rsidR="00000000" w:rsidDel="00000000" w:rsidP="00000000" w:rsidRDefault="00000000" w:rsidRPr="00000000" w14:paraId="000006B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Reglas de negocio:</w:t>
      </w:r>
    </w:p>
    <w:p w:rsidR="00000000" w:rsidDel="00000000" w:rsidP="00000000" w:rsidRDefault="00000000" w:rsidRPr="00000000" w14:paraId="000006BC">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Solo se muestran métodos de pago habilitados por la DPA.</w:t>
        <w:br w:type="textWrapping"/>
      </w:r>
    </w:p>
    <w:p w:rsidR="00000000" w:rsidDel="00000000" w:rsidP="00000000" w:rsidRDefault="00000000" w:rsidRPr="00000000" w14:paraId="000006BD">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Las transacciones deben realizarse sobre conexión HTTPS.</w:t>
        <w:br w:type="textWrapping"/>
      </w:r>
    </w:p>
    <w:p w:rsidR="00000000" w:rsidDel="00000000" w:rsidP="00000000" w:rsidRDefault="00000000" w:rsidRPr="00000000" w14:paraId="000006B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BF">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4jn24qk8gyqm" w:id="189"/>
      <w:bookmarkEnd w:id="189"/>
      <w:r w:rsidDel="00000000" w:rsidR="00000000" w:rsidRPr="00000000">
        <w:rPr>
          <w:rFonts w:ascii="Arial" w:cs="Arial" w:eastAsia="Arial" w:hAnsi="Arial"/>
          <w:b w:val="1"/>
          <w:bCs w:val="1"/>
          <w:color w:val="000000"/>
          <w:sz w:val="24"/>
          <w:szCs w:val="24"/>
          <w:rtl w:val="0"/>
        </w:rPr>
        <w:t xml:space="preserve">CU-38: Confirmación de pago exitoso</w:t>
      </w:r>
    </w:p>
    <w:p w:rsidR="00000000" w:rsidDel="00000000" w:rsidP="00000000" w:rsidRDefault="00000000" w:rsidRPr="00000000" w14:paraId="000006C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Sistema (backend Node.js + Express)</w:t>
        <w:br w:type="textWrapping"/>
        <w:t xml:space="preserve"> </w:t>
      </w:r>
      <w:r w:rsidDel="00000000" w:rsidR="00000000" w:rsidRPr="00000000">
        <w:rPr>
          <w:rFonts w:ascii="Arial" w:cs="Arial" w:eastAsia="Arial" w:hAnsi="Arial"/>
          <w:b w:val="1"/>
          <w:bCs w:val="1"/>
          <w:sz w:val="24"/>
          <w:szCs w:val="24"/>
          <w:rtl w:val="0"/>
        </w:rPr>
        <w:t xml:space="preserve">Actores secundarios:</w:t>
      </w:r>
      <w:r w:rsidDel="00000000" w:rsidR="00000000" w:rsidRPr="00000000">
        <w:rPr>
          <w:rFonts w:ascii="Arial" w:cs="Arial" w:eastAsia="Arial" w:hAnsi="Arial"/>
          <w:sz w:val="24"/>
          <w:szCs w:val="24"/>
          <w:rtl w:val="0"/>
        </w:rPr>
        <w:t xml:space="preserve"> Pasarela de pago, Presentante</w:t>
      </w:r>
    </w:p>
    <w:p w:rsidR="00000000" w:rsidDel="00000000" w:rsidP="00000000" w:rsidRDefault="00000000" w:rsidRPr="00000000" w14:paraId="000006C1">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br w:type="textWrapping"/>
      </w:r>
      <w:r w:rsidDel="00000000" w:rsidR="00000000" w:rsidRPr="00000000">
        <w:rPr>
          <w:rFonts w:ascii="Arial" w:cs="Arial" w:eastAsia="Arial" w:hAnsi="Arial"/>
          <w:sz w:val="24"/>
          <w:szCs w:val="24"/>
          <w:rtl w:val="0"/>
        </w:rPr>
        <w:t xml:space="preserve"> El sistema recibe la confirmación automática del pago desde la pasarela (vía webhook) y actualiza el estado del expediente a “Pago acreditado”.</w:t>
      </w:r>
    </w:p>
    <w:p w:rsidR="00000000" w:rsidDel="00000000" w:rsidP="00000000" w:rsidRDefault="00000000" w:rsidRPr="00000000" w14:paraId="000006C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Precondiciones:</w:t>
      </w:r>
    </w:p>
    <w:p w:rsidR="00000000" w:rsidDel="00000000" w:rsidP="00000000" w:rsidRDefault="00000000" w:rsidRPr="00000000" w14:paraId="000006C3">
      <w:pPr>
        <w:numPr>
          <w:ilvl w:val="0"/>
          <w:numId w:val="10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orden de pago debe existir y estar pendiente.</w:t>
        <w:br w:type="textWrapping"/>
      </w:r>
    </w:p>
    <w:p w:rsidR="00000000" w:rsidDel="00000000" w:rsidP="00000000" w:rsidRDefault="00000000" w:rsidRPr="00000000" w14:paraId="000006C4">
      <w:pPr>
        <w:numPr>
          <w:ilvl w:val="0"/>
          <w:numId w:val="10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pasarela debe enviar una notificación válida (token verificado).</w:t>
        <w:br w:type="textWrapping"/>
      </w:r>
    </w:p>
    <w:p w:rsidR="00000000" w:rsidDel="00000000" w:rsidP="00000000" w:rsidRDefault="00000000" w:rsidRPr="00000000" w14:paraId="000006C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 principal:</w:t>
      </w:r>
    </w:p>
    <w:p w:rsidR="00000000" w:rsidDel="00000000" w:rsidP="00000000" w:rsidRDefault="00000000" w:rsidRPr="00000000" w14:paraId="000006C6">
      <w:pPr>
        <w:numPr>
          <w:ilvl w:val="0"/>
          <w:numId w:val="5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pasarela envía un mensaje al endpoint </w:t>
      </w:r>
      <w:r w:rsidDel="00000000" w:rsidR="00000000" w:rsidRPr="00000000">
        <w:rPr>
          <w:rFonts w:ascii="Arial" w:cs="Arial" w:eastAsia="Arial" w:hAnsi="Arial"/>
          <w:sz w:val="24"/>
          <w:szCs w:val="24"/>
          <w:rtl w:val="0"/>
        </w:rPr>
        <w:t xml:space="preserve">/api/pagos/webhook</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6C7">
      <w:pPr>
        <w:numPr>
          <w:ilvl w:val="0"/>
          <w:numId w:val="5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token de seguridad provisto por la pasarela de pago</w:t>
      </w:r>
    </w:p>
    <w:p w:rsidR="00000000" w:rsidDel="00000000" w:rsidP="00000000" w:rsidRDefault="00000000" w:rsidRPr="00000000" w14:paraId="000006C8">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6C9">
      <w:pPr>
        <w:numPr>
          <w:ilvl w:val="0"/>
          <w:numId w:val="5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actualiza el registro en la tabla </w:t>
      </w:r>
      <w:r w:rsidDel="00000000" w:rsidR="00000000" w:rsidRPr="00000000">
        <w:rPr>
          <w:rFonts w:ascii="Arial" w:cs="Arial" w:eastAsia="Arial" w:hAnsi="Arial"/>
          <w:b w:val="1"/>
          <w:bCs w:val="1"/>
          <w:sz w:val="24"/>
          <w:szCs w:val="24"/>
          <w:rtl w:val="0"/>
        </w:rPr>
        <w:t xml:space="preserve">Pagos</w:t>
      </w:r>
      <w:r w:rsidDel="00000000" w:rsidR="00000000" w:rsidRPr="00000000">
        <w:rPr>
          <w:rFonts w:ascii="Arial" w:cs="Arial" w:eastAsia="Arial" w:hAnsi="Arial"/>
          <w:sz w:val="24"/>
          <w:szCs w:val="24"/>
          <w:rtl w:val="0"/>
        </w:rPr>
        <w:t xml:space="preserve"> con estado “Acreditado”.</w:t>
        <w:br w:type="textWrapping"/>
      </w:r>
    </w:p>
    <w:p w:rsidR="00000000" w:rsidDel="00000000" w:rsidP="00000000" w:rsidRDefault="00000000" w:rsidRPr="00000000" w14:paraId="000006CA">
      <w:pPr>
        <w:numPr>
          <w:ilvl w:val="0"/>
          <w:numId w:val="5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cambia el estado del expediente a “Pago acreditado”.</w:t>
        <w:br w:type="textWrapping"/>
      </w:r>
    </w:p>
    <w:p w:rsidR="00000000" w:rsidDel="00000000" w:rsidP="00000000" w:rsidRDefault="00000000" w:rsidRPr="00000000" w14:paraId="000006CB">
      <w:pPr>
        <w:numPr>
          <w:ilvl w:val="0"/>
          <w:numId w:val="5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envía una notificación al usuario confirmando el pago.</w:t>
        <w:br w:type="textWrapping"/>
      </w:r>
    </w:p>
    <w:p w:rsidR="00000000" w:rsidDel="00000000" w:rsidP="00000000" w:rsidRDefault="00000000" w:rsidRPr="00000000" w14:paraId="000006C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Flujos alternativos:</w:t>
      </w:r>
    </w:p>
    <w:p w:rsidR="00000000" w:rsidDel="00000000" w:rsidP="00000000" w:rsidRDefault="00000000" w:rsidRPr="00000000" w14:paraId="000006CD">
      <w:pPr>
        <w:numPr>
          <w:ilvl w:val="0"/>
          <w:numId w:val="48"/>
        </w:numPr>
        <w:spacing w:after="0" w:afterAutospacing="0" w:before="240" w:lineRule="auto"/>
        <w:ind w:left="720" w:hanging="360"/>
        <w:rPr>
          <w:rFonts w:ascii="Arial" w:cs="Arial" w:eastAsia="Arial" w:hAnsi="Arial"/>
          <w:sz w:val="24"/>
          <w:szCs w:val="24"/>
        </w:rPr>
      </w:pPr>
      <w:sdt>
        <w:sdtPr>
          <w:id w:val="-2056590349"/>
          <w:tag w:val="goog_rdk_31"/>
        </w:sdtPr>
        <w:sdtContent>
          <w:r w:rsidDel="00000000" w:rsidR="00000000" w:rsidRPr="00000000">
            <w:rPr>
              <w:rFonts w:ascii="Arial Unicode MS" w:cs="Arial Unicode MS" w:eastAsia="Arial Unicode MS" w:hAnsi="Arial Unicode MS"/>
              <w:sz w:val="24"/>
              <w:szCs w:val="24"/>
              <w:rtl w:val="0"/>
            </w:rPr>
            <w:t xml:space="preserve">2a. Si el token no es válido → se rechaza la notificación y se registra en logs.</w:t>
            <w:br w:type="textWrapping"/>
          </w:r>
        </w:sdtContent>
      </w:sdt>
    </w:p>
    <w:p w:rsidR="00000000" w:rsidDel="00000000" w:rsidP="00000000" w:rsidRDefault="00000000" w:rsidRPr="00000000" w14:paraId="000006CE">
      <w:pPr>
        <w:numPr>
          <w:ilvl w:val="0"/>
          <w:numId w:val="48"/>
        </w:numPr>
        <w:spacing w:after="240" w:before="0" w:beforeAutospacing="0" w:lineRule="auto"/>
        <w:ind w:left="720" w:hanging="360"/>
        <w:rPr>
          <w:rFonts w:ascii="Arial" w:cs="Arial" w:eastAsia="Arial" w:hAnsi="Arial"/>
          <w:sz w:val="24"/>
          <w:szCs w:val="24"/>
        </w:rPr>
      </w:pPr>
      <w:sdt>
        <w:sdtPr>
          <w:id w:val="641611112"/>
          <w:tag w:val="goog_rdk_32"/>
        </w:sdtPr>
        <w:sdtContent>
          <w:r w:rsidDel="00000000" w:rsidR="00000000" w:rsidRPr="00000000">
            <w:rPr>
              <w:rFonts w:ascii="Arial Unicode MS" w:cs="Arial Unicode MS" w:eastAsia="Arial Unicode MS" w:hAnsi="Arial Unicode MS"/>
              <w:sz w:val="24"/>
              <w:szCs w:val="24"/>
              <w:rtl w:val="0"/>
            </w:rPr>
            <w:t xml:space="preserve">3a. Si el pago ya fue acreditado → se ignora la duplicación.</w:t>
            <w:br w:type="textWrapping"/>
          </w:r>
        </w:sdtContent>
      </w:sdt>
    </w:p>
    <w:p w:rsidR="00000000" w:rsidDel="00000000" w:rsidP="00000000" w:rsidRDefault="00000000" w:rsidRPr="00000000" w14:paraId="000006C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Postcondiciones:</w:t>
      </w:r>
    </w:p>
    <w:p w:rsidR="00000000" w:rsidDel="00000000" w:rsidP="00000000" w:rsidRDefault="00000000" w:rsidRPr="00000000" w14:paraId="000006D0">
      <w:pPr>
        <w:numPr>
          <w:ilvl w:val="0"/>
          <w:numId w:val="4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expediente pasa a estado “Pago acreditado”.</w:t>
        <w:br w:type="textWrapping"/>
      </w:r>
    </w:p>
    <w:p w:rsidR="00000000" w:rsidDel="00000000" w:rsidP="00000000" w:rsidRDefault="00000000" w:rsidRPr="00000000" w14:paraId="000006D1">
      <w:pPr>
        <w:numPr>
          <w:ilvl w:val="0"/>
          <w:numId w:val="4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registra fecha, hora y referencia de transacción.</w:t>
        <w:br w:type="textWrapping"/>
      </w:r>
    </w:p>
    <w:p w:rsidR="00000000" w:rsidDel="00000000" w:rsidP="00000000" w:rsidRDefault="00000000" w:rsidRPr="00000000" w14:paraId="000006D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Reglas de negocio:</w:t>
      </w:r>
    </w:p>
    <w:p w:rsidR="00000000" w:rsidDel="00000000" w:rsidP="00000000" w:rsidRDefault="00000000" w:rsidRPr="00000000" w14:paraId="000006D3">
      <w:pPr>
        <w:numPr>
          <w:ilvl w:val="0"/>
          <w:numId w:val="9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Solo la pasarela puede cambiar el estado a “Acreditado”.</w:t>
        <w:br w:type="textWrapping"/>
      </w:r>
    </w:p>
    <w:p w:rsidR="00000000" w:rsidDel="00000000" w:rsidP="00000000" w:rsidRDefault="00000000" w:rsidRPr="00000000" w14:paraId="000006D4">
      <w:pPr>
        <w:numPr>
          <w:ilvl w:val="0"/>
          <w:numId w:val="9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Todos los eventos deben almacenarse en la tabla de auditoría.</w:t>
        <w:br w:type="textWrapping"/>
      </w:r>
    </w:p>
    <w:p w:rsidR="00000000" w:rsidDel="00000000" w:rsidP="00000000" w:rsidRDefault="00000000" w:rsidRPr="00000000" w14:paraId="000006D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D6">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wfo7sr8g3p1u" w:id="190"/>
      <w:bookmarkEnd w:id="190"/>
      <w:r w:rsidDel="00000000" w:rsidR="00000000" w:rsidRPr="00000000">
        <w:rPr>
          <w:rFonts w:ascii="Arial" w:cs="Arial" w:eastAsia="Arial" w:hAnsi="Arial"/>
          <w:b w:val="1"/>
          <w:bCs w:val="1"/>
          <w:color w:val="000000"/>
          <w:sz w:val="24"/>
          <w:szCs w:val="24"/>
          <w:rtl w:val="0"/>
        </w:rPr>
        <w:t xml:space="preserve">CU-39: Consulta del historial de pagos</w:t>
      </w:r>
    </w:p>
    <w:p w:rsidR="00000000" w:rsidDel="00000000" w:rsidP="00000000" w:rsidRDefault="00000000" w:rsidRPr="00000000" w14:paraId="000006D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Presentante, Administrador</w:t>
      </w:r>
    </w:p>
    <w:p w:rsidR="00000000" w:rsidDel="00000000" w:rsidP="00000000" w:rsidRDefault="00000000" w:rsidRPr="00000000" w14:paraId="000006D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br w:type="textWrapping"/>
      </w:r>
      <w:r w:rsidDel="00000000" w:rsidR="00000000" w:rsidRPr="00000000">
        <w:rPr>
          <w:rFonts w:ascii="Arial" w:cs="Arial" w:eastAsia="Arial" w:hAnsi="Arial"/>
          <w:sz w:val="24"/>
          <w:szCs w:val="24"/>
          <w:rtl w:val="0"/>
        </w:rPr>
        <w:t xml:space="preserve"> Permite visualizar el historial completo de pagos asociados a un usuario o expediente, incluyendo montos, fechas, métodos y estados.</w:t>
      </w:r>
    </w:p>
    <w:p w:rsidR="00000000" w:rsidDel="00000000" w:rsidP="00000000" w:rsidRDefault="00000000" w:rsidRPr="00000000" w14:paraId="000006D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Precondiciones:</w:t>
      </w:r>
    </w:p>
    <w:p w:rsidR="00000000" w:rsidDel="00000000" w:rsidP="00000000" w:rsidRDefault="00000000" w:rsidRPr="00000000" w14:paraId="000006DA">
      <w:pPr>
        <w:numPr>
          <w:ilvl w:val="0"/>
          <w:numId w:val="37"/>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debe estar autenticado.</w:t>
        <w:br w:type="textWrapping"/>
      </w:r>
    </w:p>
    <w:p w:rsidR="00000000" w:rsidDel="00000000" w:rsidP="00000000" w:rsidRDefault="00000000" w:rsidRPr="00000000" w14:paraId="000006D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 principal:</w:t>
      </w:r>
    </w:p>
    <w:p w:rsidR="00000000" w:rsidDel="00000000" w:rsidP="00000000" w:rsidRDefault="00000000" w:rsidRPr="00000000" w14:paraId="000006DC">
      <w:pPr>
        <w:numPr>
          <w:ilvl w:val="0"/>
          <w:numId w:val="1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accede al módulo de “Pagos”.</w:t>
        <w:br w:type="textWrapping"/>
      </w:r>
    </w:p>
    <w:p w:rsidR="00000000" w:rsidDel="00000000" w:rsidP="00000000" w:rsidRDefault="00000000" w:rsidRPr="00000000" w14:paraId="000006DD">
      <w:pPr>
        <w:numPr>
          <w:ilvl w:val="0"/>
          <w:numId w:val="1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muestra la lista de pagos realizados.</w:t>
        <w:br w:type="textWrapping"/>
      </w:r>
    </w:p>
    <w:p w:rsidR="00000000" w:rsidDel="00000000" w:rsidP="00000000" w:rsidRDefault="00000000" w:rsidRPr="00000000" w14:paraId="000006DE">
      <w:pPr>
        <w:numPr>
          <w:ilvl w:val="0"/>
          <w:numId w:val="1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puede aplicar filtros (por fecha, expediente, estado).</w:t>
        <w:br w:type="textWrapping"/>
      </w:r>
    </w:p>
    <w:p w:rsidR="00000000" w:rsidDel="00000000" w:rsidP="00000000" w:rsidRDefault="00000000" w:rsidRPr="00000000" w14:paraId="000006DF">
      <w:pPr>
        <w:numPr>
          <w:ilvl w:val="0"/>
          <w:numId w:val="1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presenta el detalle del pago seleccionado.</w:t>
        <w:br w:type="textWrapping"/>
      </w:r>
    </w:p>
    <w:p w:rsidR="00000000" w:rsidDel="00000000" w:rsidP="00000000" w:rsidRDefault="00000000" w:rsidRPr="00000000" w14:paraId="000006E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Postcondiciones:</w:t>
      </w:r>
    </w:p>
    <w:p w:rsidR="00000000" w:rsidDel="00000000" w:rsidP="00000000" w:rsidRDefault="00000000" w:rsidRPr="00000000" w14:paraId="000006E1">
      <w:pPr>
        <w:numPr>
          <w:ilvl w:val="0"/>
          <w:numId w:val="114"/>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modifica datos, solo realiza consultas.</w:t>
        <w:br w:type="textWrapping"/>
      </w:r>
    </w:p>
    <w:p w:rsidR="00000000" w:rsidDel="00000000" w:rsidP="00000000" w:rsidRDefault="00000000" w:rsidRPr="00000000" w14:paraId="000006E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Reglas de negocio:</w:t>
      </w:r>
    </w:p>
    <w:p w:rsidR="00000000" w:rsidDel="00000000" w:rsidP="00000000" w:rsidRDefault="00000000" w:rsidRPr="00000000" w14:paraId="000006E3">
      <w:pPr>
        <w:numPr>
          <w:ilvl w:val="0"/>
          <w:numId w:val="9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Los administradores pueden ver todos los pagos; los presentantes, solo los propios.</w:t>
        <w:br w:type="textWrapping"/>
      </w:r>
    </w:p>
    <w:p w:rsidR="00000000" w:rsidDel="00000000" w:rsidP="00000000" w:rsidRDefault="00000000" w:rsidRPr="00000000" w14:paraId="000006E4">
      <w:pPr>
        <w:numPr>
          <w:ilvl w:val="0"/>
          <w:numId w:val="9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Los pagos antiguos se archivan pero permanecen consultables.</w:t>
        <w:br w:type="textWrapping"/>
      </w:r>
    </w:p>
    <w:p w:rsidR="00000000" w:rsidDel="00000000" w:rsidP="00000000" w:rsidRDefault="00000000" w:rsidRPr="00000000" w14:paraId="000006E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E6">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bqj9sszauszc" w:id="191"/>
      <w:bookmarkEnd w:id="191"/>
      <w:r w:rsidDel="00000000" w:rsidR="00000000" w:rsidRPr="00000000">
        <w:rPr>
          <w:rFonts w:ascii="Arial" w:cs="Arial" w:eastAsia="Arial" w:hAnsi="Arial"/>
          <w:b w:val="1"/>
          <w:bCs w:val="1"/>
          <w:color w:val="000000"/>
          <w:sz w:val="24"/>
          <w:szCs w:val="24"/>
          <w:rtl w:val="0"/>
        </w:rPr>
        <w:t xml:space="preserve">CU-40: Reembolso o anulación de pago</w:t>
      </w:r>
    </w:p>
    <w:p w:rsidR="00000000" w:rsidDel="00000000" w:rsidP="00000000" w:rsidRDefault="00000000" w:rsidRPr="00000000" w14:paraId="000006E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Administrador</w:t>
        <w:br w:type="textWrapping"/>
        <w:t xml:space="preserve"> </w:t>
      </w:r>
      <w:r w:rsidDel="00000000" w:rsidR="00000000" w:rsidRPr="00000000">
        <w:rPr>
          <w:rFonts w:ascii="Arial" w:cs="Arial" w:eastAsia="Arial" w:hAnsi="Arial"/>
          <w:b w:val="1"/>
          <w:bCs w:val="1"/>
          <w:sz w:val="24"/>
          <w:szCs w:val="24"/>
          <w:rtl w:val="0"/>
        </w:rPr>
        <w:t xml:space="preserve">Actores secundarios:</w:t>
      </w:r>
      <w:r w:rsidDel="00000000" w:rsidR="00000000" w:rsidRPr="00000000">
        <w:rPr>
          <w:rFonts w:ascii="Arial" w:cs="Arial" w:eastAsia="Arial" w:hAnsi="Arial"/>
          <w:sz w:val="24"/>
          <w:szCs w:val="24"/>
          <w:rtl w:val="0"/>
        </w:rPr>
        <w:t xml:space="preserve"> Pasarela de pago</w:t>
      </w:r>
    </w:p>
    <w:p w:rsidR="00000000" w:rsidDel="00000000" w:rsidP="00000000" w:rsidRDefault="00000000" w:rsidRPr="00000000" w14:paraId="000006E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br w:type="textWrapping"/>
      </w:r>
      <w:r w:rsidDel="00000000" w:rsidR="00000000" w:rsidRPr="00000000">
        <w:rPr>
          <w:rFonts w:ascii="Arial" w:cs="Arial" w:eastAsia="Arial" w:hAnsi="Arial"/>
          <w:sz w:val="24"/>
          <w:szCs w:val="24"/>
          <w:rtl w:val="0"/>
        </w:rPr>
        <w:t xml:space="preserve"> Permite solicitar el reembolso total o parcial de un pago acreditado, en caso de duplicación, error o cancelación de trámite.</w:t>
      </w:r>
    </w:p>
    <w:p w:rsidR="00000000" w:rsidDel="00000000" w:rsidP="00000000" w:rsidRDefault="00000000" w:rsidRPr="00000000" w14:paraId="000006E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Precondiciones:</w:t>
      </w:r>
    </w:p>
    <w:p w:rsidR="00000000" w:rsidDel="00000000" w:rsidP="00000000" w:rsidRDefault="00000000" w:rsidRPr="00000000" w14:paraId="000006EA">
      <w:pPr>
        <w:numPr>
          <w:ilvl w:val="0"/>
          <w:numId w:val="57"/>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pago debe estar acreditado.</w:t>
        <w:br w:type="textWrapping"/>
      </w:r>
    </w:p>
    <w:p w:rsidR="00000000" w:rsidDel="00000000" w:rsidP="00000000" w:rsidRDefault="00000000" w:rsidRPr="00000000" w14:paraId="000006E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 principal:</w:t>
      </w:r>
    </w:p>
    <w:p w:rsidR="00000000" w:rsidDel="00000000" w:rsidP="00000000" w:rsidRDefault="00000000" w:rsidRPr="00000000" w14:paraId="000006EC">
      <w:pPr>
        <w:numPr>
          <w:ilvl w:val="0"/>
          <w:numId w:val="10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administrador selecciona el pago a reembolsar.</w:t>
        <w:br w:type="textWrapping"/>
      </w:r>
    </w:p>
    <w:p w:rsidR="00000000" w:rsidDel="00000000" w:rsidP="00000000" w:rsidRDefault="00000000" w:rsidRPr="00000000" w14:paraId="000006ED">
      <w:pPr>
        <w:numPr>
          <w:ilvl w:val="0"/>
          <w:numId w:val="10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envía la solicitud de devolución al proveedor.</w:t>
        <w:br w:type="textWrapping"/>
      </w:r>
    </w:p>
    <w:p w:rsidR="00000000" w:rsidDel="00000000" w:rsidP="00000000" w:rsidRDefault="00000000" w:rsidRPr="00000000" w14:paraId="000006EE">
      <w:pPr>
        <w:numPr>
          <w:ilvl w:val="0"/>
          <w:numId w:val="10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proveedor procesa el reembolso y responde con resultado.</w:t>
        <w:br w:type="textWrapping"/>
      </w:r>
    </w:p>
    <w:p w:rsidR="00000000" w:rsidDel="00000000" w:rsidP="00000000" w:rsidRDefault="00000000" w:rsidRPr="00000000" w14:paraId="000006EF">
      <w:pPr>
        <w:numPr>
          <w:ilvl w:val="0"/>
          <w:numId w:val="10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actualiza el estado del pago a “Reembolsado”.</w:t>
        <w:br w:type="textWrapping"/>
      </w:r>
    </w:p>
    <w:p w:rsidR="00000000" w:rsidDel="00000000" w:rsidP="00000000" w:rsidRDefault="00000000" w:rsidRPr="00000000" w14:paraId="000006F0">
      <w:pPr>
        <w:numPr>
          <w:ilvl w:val="0"/>
          <w:numId w:val="10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notifica al usuario sobre el reembolso.</w:t>
        <w:br w:type="textWrapping"/>
      </w:r>
    </w:p>
    <w:p w:rsidR="00000000" w:rsidDel="00000000" w:rsidP="00000000" w:rsidRDefault="00000000" w:rsidRPr="00000000" w14:paraId="000006F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Flujos alternativos:</w:t>
      </w:r>
    </w:p>
    <w:p w:rsidR="00000000" w:rsidDel="00000000" w:rsidP="00000000" w:rsidRDefault="00000000" w:rsidRPr="00000000" w14:paraId="000006F2">
      <w:pPr>
        <w:numPr>
          <w:ilvl w:val="0"/>
          <w:numId w:val="66"/>
        </w:numPr>
        <w:spacing w:after="0" w:afterAutospacing="0" w:before="240" w:lineRule="auto"/>
        <w:ind w:left="720" w:hanging="360"/>
        <w:rPr>
          <w:rFonts w:ascii="Arial" w:cs="Arial" w:eastAsia="Arial" w:hAnsi="Arial"/>
          <w:sz w:val="24"/>
          <w:szCs w:val="24"/>
        </w:rPr>
      </w:pPr>
      <w:sdt>
        <w:sdtPr>
          <w:id w:val="-910977503"/>
          <w:tag w:val="goog_rdk_33"/>
        </w:sdtPr>
        <w:sdtContent>
          <w:r w:rsidDel="00000000" w:rsidR="00000000" w:rsidRPr="00000000">
            <w:rPr>
              <w:rFonts w:ascii="Arial Unicode MS" w:cs="Arial Unicode MS" w:eastAsia="Arial Unicode MS" w:hAnsi="Arial Unicode MS"/>
              <w:sz w:val="24"/>
              <w:szCs w:val="24"/>
              <w:rtl w:val="0"/>
            </w:rPr>
            <w:t xml:space="preserve">2a. Si la API del proveedor falla → se registra error y se programa reintento.</w:t>
            <w:br w:type="textWrapping"/>
          </w:r>
        </w:sdtContent>
      </w:sdt>
    </w:p>
    <w:p w:rsidR="00000000" w:rsidDel="00000000" w:rsidP="00000000" w:rsidRDefault="00000000" w:rsidRPr="00000000" w14:paraId="000006F3">
      <w:pPr>
        <w:numPr>
          <w:ilvl w:val="0"/>
          <w:numId w:val="66"/>
        </w:numPr>
        <w:spacing w:after="240" w:before="0" w:beforeAutospacing="0" w:lineRule="auto"/>
        <w:ind w:left="720" w:hanging="360"/>
        <w:rPr>
          <w:rFonts w:ascii="Arial" w:cs="Arial" w:eastAsia="Arial" w:hAnsi="Arial"/>
          <w:sz w:val="24"/>
          <w:szCs w:val="24"/>
        </w:rPr>
      </w:pPr>
      <w:sdt>
        <w:sdtPr>
          <w:id w:val="1074116287"/>
          <w:tag w:val="goog_rdk_34"/>
        </w:sdtPr>
        <w:sdtContent>
          <w:r w:rsidDel="00000000" w:rsidR="00000000" w:rsidRPr="00000000">
            <w:rPr>
              <w:rFonts w:ascii="Arial Unicode MS" w:cs="Arial Unicode MS" w:eastAsia="Arial Unicode MS" w:hAnsi="Arial Unicode MS"/>
              <w:sz w:val="24"/>
              <w:szCs w:val="24"/>
              <w:rtl w:val="0"/>
            </w:rPr>
            <w:t xml:space="preserve">3a. Si el reembolso es rechazado → se marca como “Reembolso fallido”.</w:t>
            <w:br w:type="textWrapping"/>
          </w:r>
        </w:sdtContent>
      </w:sdt>
    </w:p>
    <w:p w:rsidR="00000000" w:rsidDel="00000000" w:rsidP="00000000" w:rsidRDefault="00000000" w:rsidRPr="00000000" w14:paraId="000006F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Postcondiciones:</w:t>
      </w:r>
    </w:p>
    <w:p w:rsidR="00000000" w:rsidDel="00000000" w:rsidP="00000000" w:rsidRDefault="00000000" w:rsidRPr="00000000" w14:paraId="000006F5">
      <w:pPr>
        <w:numPr>
          <w:ilvl w:val="0"/>
          <w:numId w:val="9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registra el reembolso en el historial.</w:t>
        <w:br w:type="textWrapping"/>
      </w:r>
    </w:p>
    <w:p w:rsidR="00000000" w:rsidDel="00000000" w:rsidP="00000000" w:rsidRDefault="00000000" w:rsidRPr="00000000" w14:paraId="000006F6">
      <w:pPr>
        <w:numPr>
          <w:ilvl w:val="0"/>
          <w:numId w:val="9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expediente puede volver a estado “Pago pendiente” si corresponde.</w:t>
        <w:br w:type="textWrapping"/>
      </w:r>
    </w:p>
    <w:p w:rsidR="00000000" w:rsidDel="00000000" w:rsidP="00000000" w:rsidRDefault="00000000" w:rsidRPr="00000000" w14:paraId="000006F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Reglas de negocio:</w:t>
      </w:r>
    </w:p>
    <w:p w:rsidR="00000000" w:rsidDel="00000000" w:rsidP="00000000" w:rsidRDefault="00000000" w:rsidRPr="00000000" w14:paraId="000006F8">
      <w:pPr>
        <w:numPr>
          <w:ilvl w:val="0"/>
          <w:numId w:val="4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Solo usuarios con rol “Administrador” pueden solicitar reembolsos.</w:t>
        <w:br w:type="textWrapping"/>
      </w:r>
    </w:p>
    <w:p w:rsidR="00000000" w:rsidDel="00000000" w:rsidP="00000000" w:rsidRDefault="00000000" w:rsidRPr="00000000" w14:paraId="000006F9">
      <w:pPr>
        <w:numPr>
          <w:ilvl w:val="0"/>
          <w:numId w:val="4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registrar toda la trazabilidad del reembolso.</w:t>
      </w:r>
    </w:p>
    <w:p w:rsidR="00000000" w:rsidDel="00000000" w:rsidP="00000000" w:rsidRDefault="00000000" w:rsidRPr="00000000" w14:paraId="000006F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B">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rsffjmtkpt9o" w:id="192"/>
      <w:bookmarkEnd w:id="192"/>
      <w:r w:rsidDel="00000000" w:rsidR="00000000" w:rsidRPr="00000000">
        <w:rPr>
          <w:rFonts w:ascii="Arial" w:cs="Arial" w:eastAsia="Arial" w:hAnsi="Arial"/>
          <w:b w:val="1"/>
          <w:bCs w:val="1"/>
          <w:color w:val="000000"/>
          <w:sz w:val="24"/>
          <w:szCs w:val="24"/>
          <w:rtl w:val="0"/>
        </w:rPr>
        <w:t xml:space="preserve">5. Relación entre Casos de Uso</w:t>
      </w:r>
    </w:p>
    <w:p w:rsidR="00000000" w:rsidDel="00000000" w:rsidP="00000000" w:rsidRDefault="00000000" w:rsidRPr="00000000" w14:paraId="000006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permite una secuencia de interacción entre los actores para gestionar los expedientes de manera eficiente. El proceso comienza con la </w:t>
      </w:r>
      <w:r w:rsidDel="00000000" w:rsidR="00000000" w:rsidRPr="00000000">
        <w:rPr>
          <w:rFonts w:ascii="Arial" w:cs="Arial" w:eastAsia="Arial" w:hAnsi="Arial"/>
          <w:b w:val="1"/>
          <w:bCs w:val="1"/>
          <w:sz w:val="24"/>
          <w:szCs w:val="24"/>
          <w:rtl w:val="0"/>
        </w:rPr>
        <w:t xml:space="preserve">creación de una solicitud de expediente</w:t>
      </w:r>
      <w:r w:rsidDel="00000000" w:rsidR="00000000" w:rsidRPr="00000000">
        <w:rPr>
          <w:rFonts w:ascii="Arial" w:cs="Arial" w:eastAsia="Arial" w:hAnsi="Arial"/>
          <w:sz w:val="24"/>
          <w:szCs w:val="24"/>
          <w:rtl w:val="0"/>
        </w:rPr>
        <w:t xml:space="preserve"> y concluye con la </w:t>
      </w:r>
      <w:r w:rsidDel="00000000" w:rsidR="00000000" w:rsidRPr="00000000">
        <w:rPr>
          <w:rFonts w:ascii="Arial" w:cs="Arial" w:eastAsia="Arial" w:hAnsi="Arial"/>
          <w:b w:val="1"/>
          <w:bCs w:val="1"/>
          <w:sz w:val="24"/>
          <w:szCs w:val="24"/>
          <w:rtl w:val="0"/>
        </w:rPr>
        <w:t xml:space="preserve">notificación de resolución</w:t>
      </w:r>
      <w:r w:rsidDel="00000000" w:rsidR="00000000" w:rsidRPr="00000000">
        <w:rPr>
          <w:rFonts w:ascii="Arial" w:cs="Arial" w:eastAsia="Arial" w:hAnsi="Arial"/>
          <w:sz w:val="24"/>
          <w:szCs w:val="24"/>
          <w:rtl w:val="0"/>
        </w:rPr>
        <w:t xml:space="preserve"> al </w:t>
      </w:r>
      <w:r w:rsidDel="00000000" w:rsidR="00000000" w:rsidRPr="00000000">
        <w:rPr>
          <w:rFonts w:ascii="Arial" w:cs="Arial" w:eastAsia="Arial" w:hAnsi="Arial"/>
          <w:sz w:val="24"/>
          <w:szCs w:val="24"/>
          <w:rtl w:val="0"/>
        </w:rPr>
        <w:t xml:space="preserve">presentante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F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0">
      <w:pPr>
        <w:pStyle w:val="Heading2"/>
        <w:ind w:left="0" w:firstLine="0"/>
        <w:jc w:val="both"/>
        <w:rPr>
          <w:rFonts w:ascii="Arial" w:cs="Arial" w:eastAsia="Arial" w:hAnsi="Arial"/>
          <w:b w:val="1"/>
          <w:bCs w:val="1"/>
          <w:color w:val="000000"/>
          <w:sz w:val="24"/>
          <w:szCs w:val="24"/>
        </w:rPr>
      </w:pPr>
      <w:bookmarkStart w:colFirst="0" w:colLast="0" w:name="_heading=h.sqyw64" w:id="193"/>
      <w:bookmarkEnd w:id="193"/>
      <w:r w:rsidDel="00000000" w:rsidR="00000000" w:rsidRPr="00000000">
        <w:rPr>
          <w:rFonts w:ascii="Arial" w:cs="Arial" w:eastAsia="Arial" w:hAnsi="Arial"/>
          <w:b w:val="1"/>
          <w:bCs w:val="1"/>
          <w:color w:val="000000"/>
          <w:sz w:val="24"/>
          <w:szCs w:val="24"/>
          <w:rtl w:val="0"/>
        </w:rPr>
        <w:t xml:space="preserve">6.2.1.3 Modelo de Datos</w:t>
      </w:r>
    </w:p>
    <w:p w:rsidR="00000000" w:rsidDel="00000000" w:rsidP="00000000" w:rsidRDefault="00000000" w:rsidRPr="00000000" w14:paraId="000007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2">
      <w:pPr>
        <w:spacing w:after="240" w:before="240" w:lineRule="auto"/>
        <w:ind w:firstLine="425.19685039370086"/>
        <w:rPr>
          <w:rFonts w:ascii="Arial" w:cs="Arial" w:eastAsia="Arial" w:hAnsi="Arial"/>
          <w:sz w:val="24"/>
          <w:szCs w:val="24"/>
        </w:rPr>
      </w:pPr>
      <w:r w:rsidDel="00000000" w:rsidR="00000000" w:rsidRPr="00000000">
        <w:rPr>
          <w:rFonts w:ascii="Arial" w:cs="Arial" w:eastAsia="Arial" w:hAnsi="Arial"/>
          <w:sz w:val="24"/>
          <w:szCs w:val="24"/>
          <w:rtl w:val="0"/>
        </w:rPr>
        <w:t xml:space="preserve">     El Modelo de Datos describe la estructura relacional implementada en </w:t>
      </w:r>
      <w:r w:rsidDel="00000000" w:rsidR="00000000" w:rsidRPr="00000000">
        <w:rPr>
          <w:rFonts w:ascii="Arial" w:cs="Arial" w:eastAsia="Arial" w:hAnsi="Arial"/>
          <w:b w:val="1"/>
          <w:bCs w:val="1"/>
          <w:sz w:val="24"/>
          <w:szCs w:val="24"/>
          <w:rtl w:val="0"/>
        </w:rPr>
        <w:t xml:space="preserve">MySQL</w:t>
      </w:r>
      <w:r w:rsidDel="00000000" w:rsidR="00000000" w:rsidRPr="00000000">
        <w:rPr>
          <w:rFonts w:ascii="Arial" w:cs="Arial" w:eastAsia="Arial" w:hAnsi="Arial"/>
          <w:sz w:val="24"/>
          <w:szCs w:val="24"/>
          <w:rtl w:val="0"/>
        </w:rPr>
        <w:t xml:space="preserve">, utilizada por el backend desarrollado en </w:t>
      </w:r>
      <w:r w:rsidDel="00000000" w:rsidR="00000000" w:rsidRPr="00000000">
        <w:rPr>
          <w:rFonts w:ascii="Arial" w:cs="Arial" w:eastAsia="Arial" w:hAnsi="Arial"/>
          <w:b w:val="1"/>
          <w:bCs w:val="1"/>
          <w:sz w:val="24"/>
          <w:szCs w:val="24"/>
          <w:rtl w:val="0"/>
        </w:rPr>
        <w:t xml:space="preserve">Node.js + Express</w:t>
      </w:r>
      <w:r w:rsidDel="00000000" w:rsidR="00000000" w:rsidRPr="00000000">
        <w:rPr>
          <w:rFonts w:ascii="Arial" w:cs="Arial" w:eastAsia="Arial" w:hAnsi="Arial"/>
          <w:sz w:val="24"/>
          <w:szCs w:val="24"/>
          <w:rtl w:val="0"/>
        </w:rPr>
        <w:t xml:space="preserve">.</w:t>
        <w:br w:type="textWrapping"/>
        <w:tab/>
        <w:t xml:space="preserve">La base de datos almacena la información esencial del sistema —usuarios, expedientes, documentos, observaciones, notificaciones y registros operativos asociados al seguimiento de los expedientes. Algunos componentes, como auditoría avanzada, firma electrónica y consultas en tiempo real, se encuentran definidos a nivel de diseño como funcionalidades proyectadas para futuras versiones del sistema, por lo que actualmente no forman parte de la implementación operativa.</w:t>
      </w:r>
    </w:p>
    <w:p w:rsidR="00000000" w:rsidDel="00000000" w:rsidP="00000000" w:rsidRDefault="00000000" w:rsidRPr="00000000" w14:paraId="00000703">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Este modelo garantiza integridad referencial, trazabilidad y seguridad de los datos, cumpliendo con los principios de normalización (3FN).</w:t>
      </w:r>
    </w:p>
    <w:p w:rsidR="00000000" w:rsidDel="00000000" w:rsidP="00000000" w:rsidRDefault="00000000" w:rsidRPr="00000000" w14:paraId="00000704">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5">
      <w:pPr>
        <w:numPr>
          <w:ilvl w:val="0"/>
          <w:numId w:val="4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Tablas principales:</w:t>
        <w:br w:type="textWrapping"/>
      </w:r>
    </w:p>
    <w:p w:rsidR="00000000" w:rsidDel="00000000" w:rsidP="00000000" w:rsidRDefault="00000000" w:rsidRPr="00000000" w14:paraId="00000706">
      <w:pPr>
        <w:numPr>
          <w:ilvl w:val="1"/>
          <w:numId w:val="4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Usuarios (id, nombre, rol, contraseña en hash).</w:t>
        <w:br w:type="textWrapping"/>
      </w:r>
    </w:p>
    <w:p w:rsidR="00000000" w:rsidDel="00000000" w:rsidP="00000000" w:rsidRDefault="00000000" w:rsidRPr="00000000" w14:paraId="00000707">
      <w:pPr>
        <w:numPr>
          <w:ilvl w:val="1"/>
          <w:numId w:val="4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Expedientes (id, tipo, estado, fecha, usuario_id).</w:t>
        <w:br w:type="textWrapping"/>
      </w:r>
    </w:p>
    <w:p w:rsidR="00000000" w:rsidDel="00000000" w:rsidP="00000000" w:rsidRDefault="00000000" w:rsidRPr="00000000" w14:paraId="00000708">
      <w:pPr>
        <w:numPr>
          <w:ilvl w:val="1"/>
          <w:numId w:val="4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 (id, expediente_id, usuario_id, texto, fecha).</w:t>
        <w:br w:type="textWrapping"/>
      </w:r>
    </w:p>
    <w:p w:rsidR="00000000" w:rsidDel="00000000" w:rsidP="00000000" w:rsidRDefault="00000000" w:rsidRPr="00000000" w14:paraId="00000709">
      <w:pPr>
        <w:numPr>
          <w:ilvl w:val="1"/>
          <w:numId w:val="4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Notificaciones (id, expediente_id, mensaje, fecha).</w:t>
        <w:br w:type="textWrapping"/>
      </w:r>
    </w:p>
    <w:p w:rsidR="00000000" w:rsidDel="00000000" w:rsidP="00000000" w:rsidRDefault="00000000" w:rsidRPr="00000000" w14:paraId="0000070A">
      <w:pPr>
        <w:numPr>
          <w:ilvl w:val="1"/>
          <w:numId w:val="40"/>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Logs (id, usuario_id, acción, fecha).</w:t>
        <w:br w:type="textWrapping"/>
      </w:r>
    </w:p>
    <w:p w:rsidR="00000000" w:rsidDel="00000000" w:rsidP="00000000" w:rsidRDefault="00000000" w:rsidRPr="00000000" w14:paraId="0000070B">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gklmxntj6mik" w:id="194"/>
      <w:bookmarkEnd w:id="194"/>
      <w:r w:rsidDel="00000000" w:rsidR="00000000" w:rsidRPr="00000000">
        <w:rPr>
          <w:rFonts w:ascii="Arial" w:cs="Arial" w:eastAsia="Arial" w:hAnsi="Arial"/>
          <w:b w:val="1"/>
          <w:bCs w:val="1"/>
          <w:color w:val="000000"/>
          <w:sz w:val="24"/>
          <w:szCs w:val="24"/>
          <w:rtl w:val="0"/>
        </w:rPr>
        <w:t xml:space="preserve">Entidades Principales y Atributos</w:t>
      </w:r>
    </w:p>
    <w:p w:rsidR="00000000" w:rsidDel="00000000" w:rsidP="00000000" w:rsidRDefault="00000000" w:rsidRPr="00000000" w14:paraId="0000070C">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qw424mjg9sxs" w:id="195"/>
      <w:bookmarkEnd w:id="195"/>
      <w:r w:rsidDel="00000000" w:rsidR="00000000" w:rsidRPr="00000000">
        <w:rPr>
          <w:rFonts w:ascii="Arial" w:cs="Arial" w:eastAsia="Arial" w:hAnsi="Arial"/>
          <w:b w:val="1"/>
          <w:bCs w:val="1"/>
          <w:color w:val="000000"/>
          <w:sz w:val="24"/>
          <w:szCs w:val="24"/>
          <w:rtl w:val="0"/>
        </w:rPr>
        <w:t xml:space="preserve">1. Usuarios</w:t>
      </w:r>
    </w:p>
    <w:p w:rsidR="00000000" w:rsidDel="00000000" w:rsidP="00000000" w:rsidRDefault="00000000" w:rsidRPr="00000000" w14:paraId="0000070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Representa a los actores del sistema: presentantes, administrativos, técnicos, jurídicos, director y personal de TI.</w:t>
        <w:br w:type="textWrapping"/>
        <w:t xml:space="preserve"> </w:t>
      </w:r>
      <w:r w:rsidDel="00000000" w:rsidR="00000000" w:rsidRPr="00000000">
        <w:rPr>
          <w:rFonts w:ascii="Arial" w:cs="Arial" w:eastAsia="Arial" w:hAnsi="Arial"/>
          <w:b w:val="1"/>
          <w:bCs w:val="1"/>
          <w:sz w:val="24"/>
          <w:szCs w:val="24"/>
          <w:rtl w:val="0"/>
        </w:rPr>
        <w:t xml:space="preserve">Atributos:</w:t>
      </w:r>
    </w:p>
    <w:p w:rsidR="00000000" w:rsidDel="00000000" w:rsidP="00000000" w:rsidRDefault="00000000" w:rsidRPr="00000000" w14:paraId="0000070E">
      <w:pPr>
        <w:spacing w:after="240" w:before="240" w:lineRule="auto"/>
        <w:rPr>
          <w:rFonts w:ascii="Arial" w:cs="Arial" w:eastAsia="Arial" w:hAnsi="Arial"/>
          <w:b w:val="1"/>
          <w:bCs w:val="1"/>
          <w:sz w:val="24"/>
          <w:szCs w:val="24"/>
        </w:rPr>
      </w:pPr>
      <w:r w:rsidDel="00000000" w:rsidR="00000000" w:rsidRPr="00000000">
        <w:rPr>
          <w:rtl w:val="0"/>
        </w:rPr>
      </w:r>
    </w:p>
    <w:tbl>
      <w:tblPr>
        <w:tblStyle w:val="Table33"/>
        <w:tblW w:w="9210.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663954920327"/>
        <w:gridCol w:w="7289.792737993059"/>
        <w:tblGridChange w:id="0">
          <w:tblGrid>
            <w:gridCol w:w="1920.663954920327"/>
            <w:gridCol w:w="7289.792737993059"/>
          </w:tblGrid>
        </w:tblGridChange>
      </w:tblGrid>
      <w:tr>
        <w:trPr>
          <w:cantSplit w:val="0"/>
          <w:trHeight w:val="285" w:hRule="atLeast"/>
          <w:tblHeader w:val="0"/>
        </w:trPr>
        <w:tc>
          <w:tcPr>
            <w:tcBorders>
              <w:top w:color="000000" w:space="0" w:sz="6" w:val="single"/>
              <w:left w:color="000000" w:space="0" w:sz="6" w:val="single"/>
              <w:bottom w:color="000000" w:space="0" w:sz="0" w:val="nil"/>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70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left w:color="000000" w:space="0" w:sz="0" w:val="nil"/>
              <w:bottom w:color="000000" w:space="0" w:sz="0" w:val="nil"/>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710">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id_usuario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2">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 PK, AUTO_INCREMENT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4">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VARCHAR(100)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apellido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VARCHAR(100)</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dni_cuit</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VARCHAR(20), UNIQUE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9">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A">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VARCHAR(150), UNIQUE</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B">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password_hash</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C">
            <w:pPr>
              <w:spacing w:after="0" w:before="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VARCHAR(255) </w:t>
            </w:r>
            <w:r w:rsidDel="00000000" w:rsidR="00000000" w:rsidRPr="00000000">
              <w:rPr>
                <w:rFonts w:ascii="Arial" w:cs="Arial" w:eastAsia="Arial" w:hAnsi="Arial"/>
                <w:sz w:val="24"/>
                <w:szCs w:val="24"/>
                <w:rtl w:val="0"/>
              </w:rPr>
              <w:t xml:space="preserve">Se genera con bcrypt (Node.js)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D">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telefono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VARCHAR(20)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0">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ENUM('activo','inactivo')</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id_departamento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2">
            <w:pPr>
              <w:spacing w:after="0" w:before="240" w:line="276" w:lineRule="auto"/>
              <w:rPr>
                <w:rFonts w:ascii="Arial" w:cs="Arial" w:eastAsia="Arial" w:hAnsi="Arial"/>
                <w:b w:val="1"/>
                <w:bCs w:val="1"/>
                <w:sz w:val="24"/>
                <w:szCs w:val="24"/>
              </w:rPr>
            </w:pPr>
            <w:sdt>
              <w:sdtPr>
                <w:id w:val="-44323974"/>
                <w:tag w:val="goog_rdk_35"/>
              </w:sdtPr>
              <w:sdtContent>
                <w:r w:rsidDel="00000000" w:rsidR="00000000" w:rsidRPr="00000000">
                  <w:rPr>
                    <w:rFonts w:ascii="Arial Unicode MS" w:cs="Arial Unicode MS" w:eastAsia="Arial Unicode MS" w:hAnsi="Arial Unicode MS"/>
                    <w:b w:val="1"/>
                    <w:bCs w:val="1"/>
                    <w:sz w:val="24"/>
                    <w:szCs w:val="24"/>
                    <w:rtl w:val="0"/>
                  </w:rPr>
                  <w:t xml:space="preserve">INT, FK → Departamentos</w:t>
                </w:r>
              </w:sdtContent>
            </w:sdt>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id_rol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4">
            <w:pPr>
              <w:spacing w:after="0" w:before="240" w:line="276" w:lineRule="auto"/>
              <w:rPr>
                <w:rFonts w:ascii="Arial" w:cs="Arial" w:eastAsia="Arial" w:hAnsi="Arial"/>
                <w:i w:val="1"/>
                <w:iCs w:val="1"/>
                <w:sz w:val="24"/>
                <w:szCs w:val="24"/>
                <w:u w:val="single"/>
              </w:rPr>
            </w:pPr>
            <w:sdt>
              <w:sdtPr>
                <w:id w:val="-1335438323"/>
                <w:tag w:val="goog_rdk_36"/>
              </w:sdtPr>
              <w:sdtContent>
                <w:r w:rsidDel="00000000" w:rsidR="00000000" w:rsidRPr="00000000">
                  <w:rPr>
                    <w:rFonts w:ascii="Arial Unicode MS" w:cs="Arial Unicode MS" w:eastAsia="Arial Unicode MS" w:hAnsi="Arial Unicode MS"/>
                    <w:b w:val="1"/>
                    <w:bCs w:val="1"/>
                    <w:sz w:val="24"/>
                    <w:szCs w:val="24"/>
                    <w:rtl w:val="0"/>
                  </w:rPr>
                  <w:t xml:space="preserve">INT, FK → Roles </w:t>
                </w:r>
              </w:sdtContent>
            </w:sdt>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fecha_creacion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TIMESTAMP DEFAULT CURRENT_TIMESTAMP</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ultimo_acceso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TIMESTAMP NULL</w:t>
            </w:r>
          </w:p>
        </w:tc>
      </w:tr>
    </w:tbl>
    <w:p w:rsidR="00000000" w:rsidDel="00000000" w:rsidP="00000000" w:rsidRDefault="00000000" w:rsidRPr="00000000" w14:paraId="00000729">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2A">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fwurw4b3ih8u" w:id="196"/>
      <w:bookmarkEnd w:id="196"/>
      <w:r w:rsidDel="00000000" w:rsidR="00000000" w:rsidRPr="00000000">
        <w:rPr>
          <w:rFonts w:ascii="Arial" w:cs="Arial" w:eastAsia="Arial" w:hAnsi="Arial"/>
          <w:b w:val="1"/>
          <w:bCs w:val="1"/>
          <w:color w:val="000000"/>
          <w:sz w:val="24"/>
          <w:szCs w:val="24"/>
          <w:rtl w:val="0"/>
        </w:rPr>
        <w:t xml:space="preserve">2. Expedientes</w:t>
      </w:r>
    </w:p>
    <w:p w:rsidR="00000000" w:rsidDel="00000000" w:rsidP="00000000" w:rsidRDefault="00000000" w:rsidRPr="00000000" w14:paraId="000007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Representa el núcleo del sistema, digitalizando los trámites presentados.</w:t>
      </w:r>
    </w:p>
    <w:p w:rsidR="00000000" w:rsidDel="00000000" w:rsidP="00000000" w:rsidRDefault="00000000" w:rsidRPr="00000000" w14:paraId="0000072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bCs w:val="1"/>
          <w:sz w:val="24"/>
          <w:szCs w:val="24"/>
          <w:rtl w:val="0"/>
        </w:rPr>
        <w:t xml:space="preserve">Atributos:</w:t>
      </w:r>
    </w:p>
    <w:p w:rsidR="00000000" w:rsidDel="00000000" w:rsidP="00000000" w:rsidRDefault="00000000" w:rsidRPr="00000000" w14:paraId="0000072D">
      <w:pPr>
        <w:spacing w:after="240" w:before="240" w:lineRule="auto"/>
        <w:rPr>
          <w:rFonts w:ascii="Arial" w:cs="Arial" w:eastAsia="Arial" w:hAnsi="Arial"/>
          <w:b w:val="1"/>
          <w:bCs w:val="1"/>
          <w:sz w:val="24"/>
          <w:szCs w:val="24"/>
        </w:rPr>
      </w:pPr>
      <w:r w:rsidDel="00000000" w:rsidR="00000000" w:rsidRPr="00000000">
        <w:rPr>
          <w:rtl w:val="0"/>
        </w:rPr>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30"/>
        <w:tblGridChange w:id="0">
          <w:tblGrid>
            <w:gridCol w:w="4365"/>
            <w:gridCol w:w="4530"/>
          </w:tblGrid>
        </w:tblGridChange>
      </w:tblGrid>
      <w:tr>
        <w:trPr>
          <w:cantSplit w:val="0"/>
          <w:trHeight w:val="285" w:hRule="atLeast"/>
          <w:tblHeader w:val="0"/>
        </w:trPr>
        <w:tc>
          <w:tcPr>
            <w:tcBorders>
              <w:top w:color="000000" w:space="0" w:sz="6" w:val="single"/>
              <w:left w:color="000000" w:space="0" w:sz="6" w:val="single"/>
              <w:bottom w:color="000000" w:space="0" w:sz="0" w:val="nil"/>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72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left w:color="000000" w:space="0" w:sz="0" w:val="nil"/>
              <w:bottom w:color="000000" w:space="0" w:sz="0" w:val="nil"/>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72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0">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id_expediente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 PK, AUTO_INCREMENT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2">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numero_expediente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VARCHAR(50), UNIQUE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4">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fecha_creacion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DATETIME</w:t>
            </w:r>
          </w:p>
        </w:tc>
      </w:tr>
      <w:tr>
        <w:trPr>
          <w:cantSplit w:val="0"/>
          <w:trHeight w:val="55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estado_actual</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ENUM('en revisión','aprobado','rechazado','archivado')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id_usuario_presentante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9">
            <w:pPr>
              <w:spacing w:after="0" w:before="240" w:line="276" w:lineRule="auto"/>
              <w:rPr>
                <w:rFonts w:ascii="Arial" w:cs="Arial" w:eastAsia="Arial" w:hAnsi="Arial"/>
                <w:b w:val="1"/>
                <w:bCs w:val="1"/>
                <w:sz w:val="24"/>
                <w:szCs w:val="24"/>
              </w:rPr>
            </w:pPr>
            <w:sdt>
              <w:sdtPr>
                <w:id w:val="-440534034"/>
                <w:tag w:val="goog_rdk_37"/>
              </w:sdtPr>
              <w:sdtContent>
                <w:r w:rsidDel="00000000" w:rsidR="00000000" w:rsidRPr="00000000">
                  <w:rPr>
                    <w:rFonts w:ascii="Arial Unicode MS" w:cs="Arial Unicode MS" w:eastAsia="Arial Unicode MS" w:hAnsi="Arial Unicode MS"/>
                    <w:b w:val="1"/>
                    <w:bCs w:val="1"/>
                    <w:sz w:val="24"/>
                    <w:szCs w:val="24"/>
                    <w:rtl w:val="0"/>
                  </w:rPr>
                  <w:t xml:space="preserve">INT, FK → Usuarios</w:t>
                </w:r>
              </w:sdtContent>
            </w:sdt>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A">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id_profesional_asignado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B">
            <w:pPr>
              <w:spacing w:after="0" w:before="240" w:line="276" w:lineRule="auto"/>
              <w:rPr>
                <w:rFonts w:ascii="Arial" w:cs="Arial" w:eastAsia="Arial" w:hAnsi="Arial"/>
                <w:b w:val="1"/>
                <w:bCs w:val="1"/>
                <w:sz w:val="24"/>
                <w:szCs w:val="24"/>
              </w:rPr>
            </w:pPr>
            <w:sdt>
              <w:sdtPr>
                <w:id w:val="2080947089"/>
                <w:tag w:val="goog_rdk_38"/>
              </w:sdtPr>
              <w:sdtContent>
                <w:r w:rsidDel="00000000" w:rsidR="00000000" w:rsidRPr="00000000">
                  <w:rPr>
                    <w:rFonts w:ascii="Arial Unicode MS" w:cs="Arial Unicode MS" w:eastAsia="Arial Unicode MS" w:hAnsi="Arial Unicode MS"/>
                    <w:b w:val="1"/>
                    <w:bCs w:val="1"/>
                    <w:sz w:val="24"/>
                    <w:szCs w:val="24"/>
                    <w:rtl w:val="0"/>
                  </w:rPr>
                  <w:t xml:space="preserve">INT, FK → Usuarios</w:t>
                </w:r>
              </w:sdtContent>
            </w:sdt>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C">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tipo_expediente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D">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VARCHAR(50)</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descripcion</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LONGTEXT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0">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fecha_cierre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DATETIME, NULL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2">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ENUM('alta','media','baja') DEFAULT 'media'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4">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created_at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TIMESTAMP DEFAULT CURRENT_TIMESTAMP</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updated_at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TIMESTAMP DEFAULT CURRENT_TIMESTAMP</w:t>
            </w:r>
          </w:p>
        </w:tc>
      </w:tr>
    </w:tbl>
    <w:p w:rsidR="00000000" w:rsidDel="00000000" w:rsidP="00000000" w:rsidRDefault="00000000" w:rsidRPr="00000000" w14:paraId="00000748">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4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A">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ui5qql4s8s93" w:id="197"/>
      <w:bookmarkEnd w:id="197"/>
      <w:r w:rsidDel="00000000" w:rsidR="00000000" w:rsidRPr="00000000">
        <w:rPr>
          <w:rFonts w:ascii="Arial" w:cs="Arial" w:eastAsia="Arial" w:hAnsi="Arial"/>
          <w:b w:val="1"/>
          <w:bCs w:val="1"/>
          <w:color w:val="000000"/>
          <w:sz w:val="24"/>
          <w:szCs w:val="24"/>
          <w:rtl w:val="0"/>
        </w:rPr>
        <w:t xml:space="preserve">3. Documentos</w:t>
      </w:r>
    </w:p>
    <w:p w:rsidR="00000000" w:rsidDel="00000000" w:rsidP="00000000" w:rsidRDefault="00000000" w:rsidRPr="00000000" w14:paraId="0000074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Almacena toda la documentación digital cargada en el sistema.</w:t>
        <w:br w:type="textWrapping"/>
        <w:t xml:space="preserve"> </w:t>
      </w:r>
      <w:r w:rsidDel="00000000" w:rsidR="00000000" w:rsidRPr="00000000">
        <w:rPr>
          <w:rFonts w:ascii="Arial" w:cs="Arial" w:eastAsia="Arial" w:hAnsi="Arial"/>
          <w:b w:val="1"/>
          <w:bCs w:val="1"/>
          <w:sz w:val="24"/>
          <w:szCs w:val="24"/>
          <w:rtl w:val="0"/>
        </w:rPr>
        <w:t xml:space="preserve">Atributos:</w:t>
      </w:r>
    </w:p>
    <w:p w:rsidR="00000000" w:rsidDel="00000000" w:rsidP="00000000" w:rsidRDefault="00000000" w:rsidRPr="00000000" w14:paraId="0000074C">
      <w:pPr>
        <w:spacing w:after="240" w:before="240" w:lineRule="auto"/>
        <w:ind w:left="0" w:firstLine="0"/>
        <w:rPr>
          <w:rFonts w:ascii="Arial" w:cs="Arial" w:eastAsia="Arial" w:hAnsi="Arial"/>
          <w:b w:val="1"/>
          <w:bCs w:val="1"/>
          <w:sz w:val="24"/>
          <w:szCs w:val="24"/>
        </w:rPr>
      </w:pPr>
      <w:r w:rsidDel="00000000" w:rsidR="00000000" w:rsidRPr="00000000">
        <w:rPr>
          <w:rtl w:val="0"/>
        </w:rPr>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6" w:val="single"/>
              <w:left w:color="000000" w:space="0" w:sz="6" w:val="single"/>
              <w:bottom w:color="000000" w:space="0" w:sz="0" w:val="nil"/>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74D">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left w:color="000000" w:space="0" w:sz="0" w:val="nil"/>
              <w:bottom w:color="000000" w:space="0" w:sz="0" w:val="nil"/>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74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id_documento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PK, AUTO_INCREMENT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id_expediente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2">
            <w:pPr>
              <w:spacing w:after="0" w:before="240" w:line="276" w:lineRule="auto"/>
              <w:rPr>
                <w:rFonts w:ascii="Arial" w:cs="Arial" w:eastAsia="Arial" w:hAnsi="Arial"/>
                <w:sz w:val="24"/>
                <w:szCs w:val="24"/>
              </w:rPr>
            </w:pPr>
            <w:sdt>
              <w:sdtPr>
                <w:id w:val="2118858609"/>
                <w:tag w:val="goog_rdk_39"/>
              </w:sdtPr>
              <w:sdtContent>
                <w:r w:rsidDel="00000000" w:rsidR="00000000" w:rsidRPr="00000000">
                  <w:rPr>
                    <w:rFonts w:ascii="Arial Unicode MS" w:cs="Arial Unicode MS" w:eastAsia="Arial Unicode MS" w:hAnsi="Arial Unicode MS"/>
                    <w:sz w:val="24"/>
                    <w:szCs w:val="24"/>
                    <w:rtl w:val="0"/>
                  </w:rPr>
                  <w:t xml:space="preserve">INT, FK → Expedientes</w:t>
                </w:r>
              </w:sdtContent>
            </w:sdt>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nombre_archivo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VARCHAR(255)</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VARCHAR(50)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ruta_archivo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VARCHAR(255)</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9">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fecha_subida</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DATETIME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B">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subido_por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C">
            <w:pPr>
              <w:spacing w:after="0" w:before="240" w:line="276" w:lineRule="auto"/>
              <w:rPr>
                <w:rFonts w:ascii="Arial" w:cs="Arial" w:eastAsia="Arial" w:hAnsi="Arial"/>
                <w:sz w:val="24"/>
                <w:szCs w:val="24"/>
              </w:rPr>
            </w:pPr>
            <w:sdt>
              <w:sdtPr>
                <w:id w:val="-1514913962"/>
                <w:tag w:val="goog_rdk_40"/>
              </w:sdtPr>
              <w:sdtContent>
                <w:r w:rsidDel="00000000" w:rsidR="00000000" w:rsidRPr="00000000">
                  <w:rPr>
                    <w:rFonts w:ascii="Arial Unicode MS" w:cs="Arial Unicode MS" w:eastAsia="Arial Unicode MS" w:hAnsi="Arial Unicode MS"/>
                    <w:sz w:val="24"/>
                    <w:szCs w:val="24"/>
                    <w:rtl w:val="0"/>
                  </w:rPr>
                  <w:t xml:space="preserve">INT, FK → Usuarios</w:t>
                </w:r>
              </w:sdtContent>
            </w:sdt>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D">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tamaño_archivo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BIGINT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hash_integridad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VARCHAR (255)</w:t>
            </w:r>
          </w:p>
        </w:tc>
      </w:tr>
    </w:tbl>
    <w:p w:rsidR="00000000" w:rsidDel="00000000" w:rsidP="00000000" w:rsidRDefault="00000000" w:rsidRPr="00000000" w14:paraId="00000761">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62">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ofxf6ulkixaf" w:id="198"/>
      <w:bookmarkEnd w:id="198"/>
      <w:r w:rsidDel="00000000" w:rsidR="00000000" w:rsidRPr="00000000">
        <w:rPr>
          <w:rFonts w:ascii="Arial" w:cs="Arial" w:eastAsia="Arial" w:hAnsi="Arial"/>
          <w:b w:val="1"/>
          <w:bCs w:val="1"/>
          <w:color w:val="000000"/>
          <w:sz w:val="24"/>
          <w:szCs w:val="24"/>
          <w:rtl w:val="0"/>
        </w:rPr>
        <w:t xml:space="preserve">4. Historial_Expediente</w:t>
      </w:r>
    </w:p>
    <w:p w:rsidR="00000000" w:rsidDel="00000000" w:rsidP="00000000" w:rsidRDefault="00000000" w:rsidRPr="00000000" w14:paraId="0000076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Permite registrar todos los movimientos y cambios en el expediente.</w:t>
        <w:br w:type="textWrapping"/>
        <w:t xml:space="preserve"> </w:t>
      </w:r>
      <w:r w:rsidDel="00000000" w:rsidR="00000000" w:rsidRPr="00000000">
        <w:rPr>
          <w:rFonts w:ascii="Arial" w:cs="Arial" w:eastAsia="Arial" w:hAnsi="Arial"/>
          <w:b w:val="1"/>
          <w:bCs w:val="1"/>
          <w:sz w:val="24"/>
          <w:szCs w:val="24"/>
          <w:rtl w:val="0"/>
        </w:rPr>
        <w:t xml:space="preserve">Atributos:</w:t>
      </w:r>
    </w:p>
    <w:p w:rsidR="00000000" w:rsidDel="00000000" w:rsidP="00000000" w:rsidRDefault="00000000" w:rsidRPr="00000000" w14:paraId="00000765">
      <w:pPr>
        <w:spacing w:after="240" w:before="240" w:lineRule="auto"/>
        <w:ind w:left="720" w:firstLine="0"/>
        <w:rPr>
          <w:rFonts w:ascii="Arial" w:cs="Arial" w:eastAsia="Arial" w:hAnsi="Arial"/>
          <w:sz w:val="24"/>
          <w:szCs w:val="24"/>
        </w:rPr>
      </w:pPr>
      <w:r w:rsidDel="00000000" w:rsidR="00000000" w:rsidRPr="00000000">
        <w:rPr>
          <w:rtl w:val="0"/>
        </w:rPr>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6" w:val="single"/>
              <w:left w:color="000000" w:space="0" w:sz="6" w:val="single"/>
              <w:bottom w:color="000000" w:space="0" w:sz="0" w:val="nil"/>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76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left w:color="000000" w:space="0" w:sz="0" w:val="nil"/>
              <w:bottom w:color="000000" w:space="0" w:sz="0" w:val="nil"/>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76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id_historial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PK, AUTO_INCREMENT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A">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id_expediente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B">
            <w:pPr>
              <w:spacing w:after="0" w:before="240" w:line="276" w:lineRule="auto"/>
              <w:rPr>
                <w:rFonts w:ascii="Arial" w:cs="Arial" w:eastAsia="Arial" w:hAnsi="Arial"/>
                <w:sz w:val="24"/>
                <w:szCs w:val="24"/>
              </w:rPr>
            </w:pPr>
            <w:sdt>
              <w:sdtPr>
                <w:id w:val="1137951475"/>
                <w:tag w:val="goog_rdk_41"/>
              </w:sdtPr>
              <w:sdtContent>
                <w:r w:rsidDel="00000000" w:rsidR="00000000" w:rsidRPr="00000000">
                  <w:rPr>
                    <w:rFonts w:ascii="Arial Unicode MS" w:cs="Arial Unicode MS" w:eastAsia="Arial Unicode MS" w:hAnsi="Arial Unicode MS"/>
                    <w:sz w:val="24"/>
                    <w:szCs w:val="24"/>
                    <w:rtl w:val="0"/>
                  </w:rPr>
                  <w:t xml:space="preserve">INT, FK → Expedientes</w:t>
                </w:r>
              </w:sdtContent>
            </w:sdt>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C">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DATETIME</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accion</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VARCHAR(255)</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0">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comentario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2">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id_usuario_responsable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3">
            <w:pPr>
              <w:spacing w:after="0" w:before="240" w:line="276" w:lineRule="auto"/>
              <w:rPr>
                <w:rFonts w:ascii="Arial" w:cs="Arial" w:eastAsia="Arial" w:hAnsi="Arial"/>
                <w:sz w:val="24"/>
                <w:szCs w:val="24"/>
              </w:rPr>
            </w:pPr>
            <w:sdt>
              <w:sdtPr>
                <w:id w:val="-1048155034"/>
                <w:tag w:val="goog_rdk_42"/>
              </w:sdtPr>
              <w:sdtContent>
                <w:r w:rsidDel="00000000" w:rsidR="00000000" w:rsidRPr="00000000">
                  <w:rPr>
                    <w:rFonts w:ascii="Arial Unicode MS" w:cs="Arial Unicode MS" w:eastAsia="Arial Unicode MS" w:hAnsi="Arial Unicode MS"/>
                    <w:sz w:val="24"/>
                    <w:szCs w:val="24"/>
                    <w:rtl w:val="0"/>
                  </w:rPr>
                  <w:t xml:space="preserve">INT, FK → Usuarios</w:t>
                </w:r>
              </w:sdtContent>
            </w:sdt>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4">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id_departamento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5">
            <w:pPr>
              <w:spacing w:after="0" w:before="240" w:line="276" w:lineRule="auto"/>
              <w:rPr>
                <w:rFonts w:ascii="Arial" w:cs="Arial" w:eastAsia="Arial" w:hAnsi="Arial"/>
                <w:sz w:val="24"/>
                <w:szCs w:val="24"/>
              </w:rPr>
            </w:pPr>
            <w:sdt>
              <w:sdtPr>
                <w:id w:val="-1446563278"/>
                <w:tag w:val="goog_rdk_43"/>
              </w:sdtPr>
              <w:sdtContent>
                <w:r w:rsidDel="00000000" w:rsidR="00000000" w:rsidRPr="00000000">
                  <w:rPr>
                    <w:rFonts w:ascii="Arial Unicode MS" w:cs="Arial Unicode MS" w:eastAsia="Arial Unicode MS" w:hAnsi="Arial Unicode MS"/>
                    <w:sz w:val="24"/>
                    <w:szCs w:val="24"/>
                    <w:rtl w:val="0"/>
                  </w:rPr>
                  <w:t xml:space="preserve">INT, FK → Departamentos</w:t>
                </w:r>
              </w:sdtContent>
            </w:sdt>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created_at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TIMESTAMP DEFAULT CURRENT_TIMESTAMP</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tipo_accion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ENUM('asignación','revisión','firma','observación','cierre')</w:t>
            </w:r>
          </w:p>
        </w:tc>
      </w:tr>
    </w:tbl>
    <w:p w:rsidR="00000000" w:rsidDel="00000000" w:rsidP="00000000" w:rsidRDefault="00000000" w:rsidRPr="00000000" w14:paraId="0000077A">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77B">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hx66x45m5ftx" w:id="199"/>
      <w:bookmarkEnd w:id="199"/>
      <w:r w:rsidDel="00000000" w:rsidR="00000000" w:rsidRPr="00000000">
        <w:rPr>
          <w:rFonts w:ascii="Arial" w:cs="Arial" w:eastAsia="Arial" w:hAnsi="Arial"/>
          <w:b w:val="1"/>
          <w:bCs w:val="1"/>
          <w:color w:val="000000"/>
          <w:sz w:val="24"/>
          <w:szCs w:val="24"/>
          <w:rtl w:val="0"/>
        </w:rPr>
        <w:t xml:space="preserve">5. Notificaciones</w:t>
      </w:r>
    </w:p>
    <w:p w:rsidR="00000000" w:rsidDel="00000000" w:rsidP="00000000" w:rsidRDefault="00000000" w:rsidRPr="00000000" w14:paraId="0000077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Sistema de alertas automáticas para mantener informados a los usuarios.</w:t>
        <w:br w:type="textWrapping"/>
        <w:t xml:space="preserve"> </w:t>
      </w:r>
      <w:r w:rsidDel="00000000" w:rsidR="00000000" w:rsidRPr="00000000">
        <w:rPr>
          <w:rFonts w:ascii="Arial" w:cs="Arial" w:eastAsia="Arial" w:hAnsi="Arial"/>
          <w:b w:val="1"/>
          <w:bCs w:val="1"/>
          <w:sz w:val="24"/>
          <w:szCs w:val="24"/>
          <w:rtl w:val="0"/>
        </w:rPr>
        <w:t xml:space="preserve">Atributos:</w:t>
      </w:r>
    </w:p>
    <w:tbl>
      <w:tblPr>
        <w:tblStyle w:val="Table3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6"/>
        <w:gridCol w:w="4644"/>
        <w:tblGridChange w:id="0">
          <w:tblGrid>
            <w:gridCol w:w="4356"/>
            <w:gridCol w:w="4644"/>
          </w:tblGrid>
        </w:tblGridChange>
      </w:tblGrid>
      <w:tr>
        <w:trPr>
          <w:cantSplit w:val="0"/>
          <w:trHeight w:val="285" w:hRule="atLeast"/>
          <w:tblHeader w:val="0"/>
        </w:trPr>
        <w:tc>
          <w:tcPr>
            <w:tcBorders>
              <w:top w:color="000000" w:space="0" w:sz="6" w:val="single"/>
              <w:left w:color="000000" w:space="0" w:sz="6" w:val="single"/>
              <w:bottom w:color="000000" w:space="0" w:sz="0" w:val="nil"/>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77D">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left w:color="000000" w:space="0" w:sz="0" w:val="nil"/>
              <w:bottom w:color="000000" w:space="0" w:sz="0" w:val="nil"/>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77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id_notificacion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0">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 PK, AUTO_INCREMENT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id_usuario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2">
            <w:pPr>
              <w:spacing w:after="0" w:before="240" w:line="276" w:lineRule="auto"/>
              <w:rPr>
                <w:rFonts w:ascii="Arial" w:cs="Arial" w:eastAsia="Arial" w:hAnsi="Arial"/>
                <w:b w:val="1"/>
                <w:bCs w:val="1"/>
                <w:sz w:val="24"/>
                <w:szCs w:val="24"/>
              </w:rPr>
            </w:pPr>
            <w:sdt>
              <w:sdtPr>
                <w:id w:val="-835794369"/>
                <w:tag w:val="goog_rdk_44"/>
              </w:sdtPr>
              <w:sdtContent>
                <w:r w:rsidDel="00000000" w:rsidR="00000000" w:rsidRPr="00000000">
                  <w:rPr>
                    <w:rFonts w:ascii="Arial Unicode MS" w:cs="Arial Unicode MS" w:eastAsia="Arial Unicode MS" w:hAnsi="Arial Unicode MS"/>
                    <w:b w:val="1"/>
                    <w:bCs w:val="1"/>
                    <w:sz w:val="24"/>
                    <w:szCs w:val="24"/>
                    <w:rtl w:val="0"/>
                  </w:rPr>
                  <w:t xml:space="preserve">INT, FK → Usuarios</w:t>
                </w:r>
              </w:sdtContent>
            </w:sdt>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mensaje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4">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TEXT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VARCHAR(50)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fecha_envio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9">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A">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BOOLEAN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B">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C">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ENUM('sistema','email','push')</w:t>
            </w:r>
          </w:p>
        </w:tc>
      </w:tr>
      <w:tr>
        <w:trPr>
          <w:cantSplit w:val="0"/>
          <w:trHeight w:val="285" w:hRule="atLeast"/>
          <w:tblHeader w:val="0"/>
        </w:trPr>
        <w:tc>
          <w:tcPr>
            <w:tcBorders>
              <w:top w:color="000000" w:space="0" w:sz="0" w:val="nil"/>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D">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TIMESTAMP DEFAULT CURRENT_TIMESTAMP</w:t>
            </w:r>
          </w:p>
        </w:tc>
      </w:tr>
    </w:tbl>
    <w:p w:rsidR="00000000" w:rsidDel="00000000" w:rsidP="00000000" w:rsidRDefault="00000000" w:rsidRPr="00000000" w14:paraId="0000078F">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9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791">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gp4eitp967rt" w:id="200"/>
      <w:bookmarkEnd w:id="200"/>
      <w:r w:rsidDel="00000000" w:rsidR="00000000" w:rsidRPr="00000000">
        <w:rPr>
          <w:rFonts w:ascii="Arial" w:cs="Arial" w:eastAsia="Arial" w:hAnsi="Arial"/>
          <w:b w:val="1"/>
          <w:bCs w:val="1"/>
          <w:color w:val="000000"/>
          <w:sz w:val="24"/>
          <w:szCs w:val="24"/>
          <w:rtl w:val="0"/>
        </w:rPr>
        <w:t xml:space="preserve">6. Departamentos</w:t>
      </w:r>
    </w:p>
    <w:p w:rsidR="00000000" w:rsidDel="00000000" w:rsidP="00000000" w:rsidRDefault="00000000" w:rsidRPr="00000000" w14:paraId="0000079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Define las áreas funcionales del organismo.</w:t>
        <w:br w:type="textWrapping"/>
        <w:t xml:space="preserve"> </w:t>
      </w:r>
      <w:r w:rsidDel="00000000" w:rsidR="00000000" w:rsidRPr="00000000">
        <w:rPr>
          <w:rFonts w:ascii="Arial" w:cs="Arial" w:eastAsia="Arial" w:hAnsi="Arial"/>
          <w:b w:val="1"/>
          <w:bCs w:val="1"/>
          <w:sz w:val="24"/>
          <w:szCs w:val="24"/>
          <w:rtl w:val="0"/>
        </w:rPr>
        <w:t xml:space="preserve">Atributos:</w:t>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6" w:val="single"/>
              <w:left w:color="000000" w:space="0" w:sz="6" w:val="single"/>
              <w:bottom w:color="000000" w:space="0" w:sz="0" w:val="nil"/>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79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left w:color="000000" w:space="0" w:sz="0" w:val="nil"/>
              <w:bottom w:color="000000" w:space="0" w:sz="0" w:val="nil"/>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794">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id_departamento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 PK, AUTO_INCREMENT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VARCHAR(100)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9">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A">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TEXT</w:t>
            </w:r>
          </w:p>
        </w:tc>
      </w:tr>
    </w:tbl>
    <w:p w:rsidR="00000000" w:rsidDel="00000000" w:rsidP="00000000" w:rsidRDefault="00000000" w:rsidRPr="00000000" w14:paraId="0000079B">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mzs9xpf5ciqv" w:id="201"/>
      <w:bookmarkEnd w:id="201"/>
      <w:r w:rsidDel="00000000" w:rsidR="00000000" w:rsidRPr="00000000">
        <w:rPr>
          <w:rFonts w:ascii="Arial" w:cs="Arial" w:eastAsia="Arial" w:hAnsi="Arial"/>
          <w:b w:val="1"/>
          <w:bCs w:val="1"/>
          <w:color w:val="000000"/>
          <w:sz w:val="24"/>
          <w:szCs w:val="24"/>
          <w:rtl w:val="0"/>
        </w:rPr>
        <w:t xml:space="preserve">7. Roles</w:t>
      </w:r>
    </w:p>
    <w:p w:rsidR="00000000" w:rsidDel="00000000" w:rsidP="00000000" w:rsidRDefault="00000000" w:rsidRPr="00000000" w14:paraId="0000079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Controla el acceso y los permisos de cada tipo de usuario.</w:t>
        <w:br w:type="textWrapping"/>
        <w:t xml:space="preserve"> </w:t>
      </w:r>
      <w:r w:rsidDel="00000000" w:rsidR="00000000" w:rsidRPr="00000000">
        <w:rPr>
          <w:rFonts w:ascii="Arial" w:cs="Arial" w:eastAsia="Arial" w:hAnsi="Arial"/>
          <w:b w:val="1"/>
          <w:bCs w:val="1"/>
          <w:sz w:val="24"/>
          <w:szCs w:val="24"/>
          <w:rtl w:val="0"/>
        </w:rPr>
        <w:t xml:space="preserve">Atributos:</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85" w:hRule="atLeast"/>
          <w:tblHeader w:val="0"/>
        </w:trPr>
        <w:tc>
          <w:tcPr>
            <w:tcBorders>
              <w:top w:color="000000" w:space="0" w:sz="6" w:val="single"/>
              <w:left w:color="000000" w:space="0" w:sz="6" w:val="single"/>
              <w:bottom w:color="000000" w:space="0" w:sz="0" w:val="nil"/>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79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left w:color="000000" w:space="0" w:sz="0" w:val="nil"/>
              <w:bottom w:color="000000" w:space="0" w:sz="0" w:val="nil"/>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79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A0">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id_rol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 PK, AUTO_INCREMENT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A2">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VARCHAR(100)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A4">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TEXT</w:t>
            </w:r>
          </w:p>
        </w:tc>
      </w:tr>
    </w:tbl>
    <w:p w:rsidR="00000000" w:rsidDel="00000000" w:rsidP="00000000" w:rsidRDefault="00000000" w:rsidRPr="00000000" w14:paraId="000007A6">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A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7A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ylikpzaktxkq" w:id="202"/>
      <w:bookmarkEnd w:id="202"/>
      <w:r w:rsidDel="00000000" w:rsidR="00000000" w:rsidRPr="00000000">
        <w:rPr>
          <w:rFonts w:ascii="Arial" w:cs="Arial" w:eastAsia="Arial" w:hAnsi="Arial"/>
          <w:b w:val="1"/>
          <w:bCs w:val="1"/>
          <w:color w:val="000000"/>
          <w:sz w:val="24"/>
          <w:szCs w:val="24"/>
          <w:rtl w:val="0"/>
        </w:rPr>
        <w:t xml:space="preserve">8. Permisos</w:t>
      </w:r>
    </w:p>
    <w:p w:rsidR="00000000" w:rsidDel="00000000" w:rsidP="00000000" w:rsidRDefault="00000000" w:rsidRPr="00000000" w14:paraId="000007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Catálogo de operaciones posibles dentro del sistema.</w:t>
        <w:br w:type="textWrapping"/>
        <w:t xml:space="preserve"> </w:t>
      </w:r>
      <w:r w:rsidDel="00000000" w:rsidR="00000000" w:rsidRPr="00000000">
        <w:rPr>
          <w:rFonts w:ascii="Arial" w:cs="Arial" w:eastAsia="Arial" w:hAnsi="Arial"/>
          <w:b w:val="1"/>
          <w:bCs w:val="1"/>
          <w:sz w:val="24"/>
          <w:szCs w:val="24"/>
          <w:rtl w:val="0"/>
        </w:rPr>
        <w:t xml:space="preserve">Atributos:</w:t>
      </w:r>
      <w:r w:rsidDel="00000000" w:rsidR="00000000" w:rsidRPr="00000000">
        <w:rPr>
          <w:rtl w:val="0"/>
        </w:rPr>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85" w:hRule="atLeast"/>
          <w:tblHeader w:val="0"/>
        </w:trPr>
        <w:tc>
          <w:tcPr>
            <w:tcBorders>
              <w:top w:color="000000" w:space="0" w:sz="6" w:val="single"/>
              <w:left w:color="000000" w:space="0" w:sz="6" w:val="single"/>
              <w:bottom w:color="000000" w:space="0" w:sz="0" w:val="nil"/>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7AA">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left w:color="000000" w:space="0" w:sz="0" w:val="nil"/>
              <w:bottom w:color="000000" w:space="0" w:sz="0" w:val="nil"/>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7AB">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AC">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id_permiso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PK, AUTO_INCREMENT</w:t>
            </w:r>
          </w:p>
        </w:tc>
      </w:tr>
      <w:tr>
        <w:trPr>
          <w:cantSplit w:val="0"/>
          <w:trHeight w:val="285" w:hRule="atLeast"/>
          <w:tblHeader w:val="0"/>
        </w:trPr>
        <w:tc>
          <w:tcPr>
            <w:tcBorders>
              <w:top w:color="000000" w:space="0" w:sz="0" w:val="nil"/>
              <w:left w:color="000000"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A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VARCHAR(100)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0">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r>
    </w:tbl>
    <w:p w:rsidR="00000000" w:rsidDel="00000000" w:rsidP="00000000" w:rsidRDefault="00000000" w:rsidRPr="00000000" w14:paraId="000007B2">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Tabla intermedia: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Rol_Permisos</w:t>
      </w:r>
    </w:p>
    <w:p w:rsidR="00000000" w:rsidDel="00000000" w:rsidP="00000000" w:rsidRDefault="00000000" w:rsidRPr="00000000" w14:paraId="000007B4">
      <w:pPr>
        <w:spacing w:after="240" w:before="240" w:lineRule="auto"/>
        <w:ind w:left="720" w:firstLine="0"/>
        <w:rPr>
          <w:rFonts w:ascii="Arial" w:cs="Arial" w:eastAsia="Arial" w:hAnsi="Arial"/>
          <w:sz w:val="24"/>
          <w:szCs w:val="24"/>
        </w:rPr>
      </w:pPr>
      <w:r w:rsidDel="00000000" w:rsidR="00000000" w:rsidRPr="00000000">
        <w:rPr>
          <w:rtl w:val="0"/>
        </w:rPr>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6" w:val="single"/>
              <w:left w:color="000000" w:space="0" w:sz="6" w:val="single"/>
              <w:bottom w:color="000000" w:space="0" w:sz="0" w:val="nil"/>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7B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left w:color="000000" w:space="0" w:sz="0" w:val="nil"/>
              <w:bottom w:color="000000" w:space="0" w:sz="0" w:val="nil"/>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7B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id_rol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8">
            <w:pPr>
              <w:spacing w:after="0" w:before="240" w:line="276" w:lineRule="auto"/>
              <w:rPr>
                <w:rFonts w:ascii="Arial" w:cs="Arial" w:eastAsia="Arial" w:hAnsi="Arial"/>
                <w:sz w:val="24"/>
                <w:szCs w:val="24"/>
              </w:rPr>
            </w:pPr>
            <w:sdt>
              <w:sdtPr>
                <w:id w:val="-157666019"/>
                <w:tag w:val="goog_rdk_45"/>
              </w:sdtPr>
              <w:sdtContent>
                <w:r w:rsidDel="00000000" w:rsidR="00000000" w:rsidRPr="00000000">
                  <w:rPr>
                    <w:rFonts w:ascii="Arial Unicode MS" w:cs="Arial Unicode MS" w:eastAsia="Arial Unicode MS" w:hAnsi="Arial Unicode MS"/>
                    <w:sz w:val="24"/>
                    <w:szCs w:val="24"/>
                    <w:rtl w:val="0"/>
                  </w:rPr>
                  <w:t xml:space="preserve">INT, FK → Roles</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9">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id_permiso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A">
            <w:pPr>
              <w:spacing w:after="0" w:before="240" w:line="276" w:lineRule="auto"/>
              <w:rPr>
                <w:rFonts w:ascii="Arial" w:cs="Arial" w:eastAsia="Arial" w:hAnsi="Arial"/>
                <w:sz w:val="24"/>
                <w:szCs w:val="24"/>
              </w:rPr>
            </w:pPr>
            <w:sdt>
              <w:sdtPr>
                <w:id w:val="-712496205"/>
                <w:tag w:val="goog_rdk_46"/>
              </w:sdtPr>
              <w:sdtContent>
                <w:r w:rsidDel="00000000" w:rsidR="00000000" w:rsidRPr="00000000">
                  <w:rPr>
                    <w:rFonts w:ascii="Arial Unicode MS" w:cs="Arial Unicode MS" w:eastAsia="Arial Unicode MS" w:hAnsi="Arial Unicode MS"/>
                    <w:sz w:val="24"/>
                    <w:szCs w:val="24"/>
                    <w:rtl w:val="0"/>
                  </w:rPr>
                  <w:t xml:space="preserve">INT, FK → Permisos</w:t>
                </w:r>
              </w:sdtContent>
            </w:sdt>
          </w:p>
        </w:tc>
      </w:tr>
    </w:tbl>
    <w:p w:rsidR="00000000" w:rsidDel="00000000" w:rsidP="00000000" w:rsidRDefault="00000000" w:rsidRPr="00000000" w14:paraId="000007BB">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C">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l7awatk2ltn9" w:id="203"/>
      <w:bookmarkEnd w:id="203"/>
      <w:r w:rsidDel="00000000" w:rsidR="00000000" w:rsidRPr="00000000">
        <w:rPr>
          <w:rFonts w:ascii="Arial" w:cs="Arial" w:eastAsia="Arial" w:hAnsi="Arial"/>
          <w:b w:val="1"/>
          <w:bCs w:val="1"/>
          <w:color w:val="000000"/>
          <w:sz w:val="24"/>
          <w:szCs w:val="24"/>
          <w:rtl w:val="0"/>
        </w:rPr>
        <w:t xml:space="preserve">9. Observaciones</w:t>
      </w:r>
    </w:p>
    <w:p w:rsidR="00000000" w:rsidDel="00000000" w:rsidP="00000000" w:rsidRDefault="00000000" w:rsidRPr="00000000" w14:paraId="000007BD">
      <w:pPr>
        <w:rPr>
          <w:rFonts w:ascii="Arial" w:cs="Arial" w:eastAsia="Arial" w:hAnsi="Arial"/>
          <w:sz w:val="24"/>
          <w:szCs w:val="24"/>
        </w:rPr>
      </w:pPr>
      <w:r w:rsidDel="00000000" w:rsidR="00000000" w:rsidRPr="00000000">
        <w:rPr>
          <w:rFonts w:ascii="Arial" w:cs="Arial" w:eastAsia="Arial" w:hAnsi="Arial"/>
          <w:sz w:val="24"/>
          <w:szCs w:val="24"/>
          <w:rtl w:val="0"/>
        </w:rPr>
        <w:t xml:space="preserve">Guardar los </w:t>
      </w:r>
      <w:r w:rsidDel="00000000" w:rsidR="00000000" w:rsidRPr="00000000">
        <w:rPr>
          <w:rFonts w:ascii="Arial" w:cs="Arial" w:eastAsia="Arial" w:hAnsi="Arial"/>
          <w:b w:val="1"/>
          <w:bCs w:val="1"/>
          <w:sz w:val="24"/>
          <w:szCs w:val="24"/>
          <w:rtl w:val="0"/>
        </w:rPr>
        <w:t xml:space="preserve">comentarios técnicos, jurídicos o administrativos</w:t>
      </w:r>
      <w:r w:rsidDel="00000000" w:rsidR="00000000" w:rsidRPr="00000000">
        <w:rPr>
          <w:rFonts w:ascii="Arial" w:cs="Arial" w:eastAsia="Arial" w:hAnsi="Arial"/>
          <w:sz w:val="24"/>
          <w:szCs w:val="24"/>
          <w:rtl w:val="0"/>
        </w:rPr>
        <w:t xml:space="preserve"> sobre un expediente.</w:t>
      </w:r>
    </w:p>
    <w:p w:rsidR="00000000" w:rsidDel="00000000" w:rsidP="00000000" w:rsidRDefault="00000000" w:rsidRPr="00000000" w14:paraId="000007BE">
      <w:pPr>
        <w:rPr>
          <w:rFonts w:ascii="Arial" w:cs="Arial" w:eastAsia="Arial" w:hAnsi="Arial"/>
          <w:sz w:val="24"/>
          <w:szCs w:val="24"/>
        </w:rPr>
      </w:pPr>
      <w:r w:rsidDel="00000000" w:rsidR="00000000" w:rsidRPr="00000000">
        <w:rPr>
          <w:rFonts w:ascii="Arial" w:cs="Arial" w:eastAsia="Arial" w:hAnsi="Arial"/>
          <w:sz w:val="24"/>
          <w:szCs w:val="24"/>
          <w:rtl w:val="0"/>
        </w:rPr>
        <w:t xml:space="preserve">A diferencia de las </w:t>
      </w:r>
      <w:r w:rsidDel="00000000" w:rsidR="00000000" w:rsidRPr="00000000">
        <w:rPr>
          <w:rFonts w:ascii="Arial" w:cs="Arial" w:eastAsia="Arial" w:hAnsi="Arial"/>
          <w:b w:val="1"/>
          <w:bCs w:val="1"/>
          <w:sz w:val="24"/>
          <w:szCs w:val="24"/>
          <w:rtl w:val="0"/>
        </w:rPr>
        <w:t xml:space="preserve">consultas en tiempo real</w:t>
      </w:r>
      <w:r w:rsidDel="00000000" w:rsidR="00000000" w:rsidRPr="00000000">
        <w:rPr>
          <w:rFonts w:ascii="Arial" w:cs="Arial" w:eastAsia="Arial" w:hAnsi="Arial"/>
          <w:sz w:val="24"/>
          <w:szCs w:val="24"/>
          <w:rtl w:val="0"/>
        </w:rPr>
        <w:t xml:space="preserve">, las observaciones son más formales y quedan como parte del expediente.</w:t>
      </w:r>
      <w:r w:rsidDel="00000000" w:rsidR="00000000" w:rsidRPr="00000000">
        <w:rPr>
          <w:rtl w:val="0"/>
        </w:rPr>
      </w:r>
    </w:p>
    <w:p w:rsidR="00000000" w:rsidDel="00000000" w:rsidP="00000000" w:rsidRDefault="00000000" w:rsidRPr="00000000" w14:paraId="000007BF">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rPr>
          <w:rFonts w:ascii="Arial" w:cs="Arial" w:eastAsia="Arial" w:hAnsi="Arial"/>
          <w:sz w:val="24"/>
          <w:szCs w:val="24"/>
        </w:rPr>
      </w:pPr>
      <w:r w:rsidDel="00000000" w:rsidR="00000000" w:rsidRPr="00000000">
        <w:rPr>
          <w:rtl w:val="0"/>
        </w:rPr>
      </w:r>
    </w:p>
    <w:sdt>
      <w:sdtPr>
        <w:lock w:val="contentLocked"/>
        <w:id w:val="-1382421864"/>
        <w:tag w:val="goog_rdk_49"/>
      </w:sdtPr>
      <w:sdtContent>
        <w:tbl>
          <w:tblPr>
            <w:tblStyle w:val="Table42"/>
            <w:tblpPr w:leftFromText="180" w:rightFromText="180" w:topFromText="180" w:bottomFromText="180" w:vertAnchor="text" w:horzAnchor="text" w:tblpX="219.9448818897636"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6" w:val="single"/>
                  <w:left w:color="000000" w:space="0" w:sz="6" w:val="single"/>
                  <w:bottom w:color="000000" w:space="0" w:sz="6" w:val="single"/>
                </w:tcBorders>
                <w:shd w:fill="000000" w:val="clear"/>
                <w:tcMar>
                  <w:top w:w="0.0" w:type="dxa"/>
                  <w:bottom w:w="0.0" w:type="dxa"/>
                </w:tcMar>
              </w:tcPr>
              <w:p w:rsidR="00000000" w:rsidDel="00000000" w:rsidP="00000000" w:rsidRDefault="00000000" w:rsidRPr="00000000" w14:paraId="000007C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bottom w:color="000000" w:space="0" w:sz="6" w:val="single"/>
                  <w:right w:color="000000" w:space="0" w:sz="6" w:val="single"/>
                </w:tcBorders>
                <w:shd w:fill="000000" w:val="clear"/>
                <w:tcMar>
                  <w:top w:w="0.0" w:type="dxa"/>
                  <w:bottom w:w="0.0" w:type="dxa"/>
                </w:tcMar>
              </w:tcPr>
              <w:p w:rsidR="00000000" w:rsidDel="00000000" w:rsidP="00000000" w:rsidRDefault="00000000" w:rsidRPr="00000000" w14:paraId="000007C2">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C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id_observacion</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PK, AUTO_INCREMENT</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C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id_expediente</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6">
                <w:pPr>
                  <w:spacing w:after="0" w:before="240" w:line="276" w:lineRule="auto"/>
                  <w:rPr>
                    <w:rFonts w:ascii="Arial" w:cs="Arial" w:eastAsia="Arial" w:hAnsi="Arial"/>
                    <w:sz w:val="24"/>
                    <w:szCs w:val="24"/>
                  </w:rPr>
                </w:pPr>
                <w:sdt>
                  <w:sdtPr>
                    <w:id w:val="641535706"/>
                    <w:tag w:val="goog_rdk_47"/>
                  </w:sdtPr>
                  <w:sdtContent>
                    <w:r w:rsidDel="00000000" w:rsidR="00000000" w:rsidRPr="00000000">
                      <w:rPr>
                        <w:rFonts w:ascii="Arial Unicode MS" w:cs="Arial Unicode MS" w:eastAsia="Arial Unicode MS" w:hAnsi="Arial Unicode MS"/>
                        <w:sz w:val="24"/>
                        <w:szCs w:val="24"/>
                        <w:rtl w:val="0"/>
                      </w:rPr>
                      <w:t xml:space="preserve">INT, FK → Expedientes</w:t>
                    </w:r>
                  </w:sdtContent>
                </w:sdt>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C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id_usuario</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8">
                <w:pPr>
                  <w:spacing w:after="0" w:before="240" w:line="276" w:lineRule="auto"/>
                  <w:rPr>
                    <w:rFonts w:ascii="Arial" w:cs="Arial" w:eastAsia="Arial" w:hAnsi="Arial"/>
                    <w:sz w:val="24"/>
                    <w:szCs w:val="24"/>
                  </w:rPr>
                </w:pPr>
                <w:sdt>
                  <w:sdtPr>
                    <w:id w:val="659968181"/>
                    <w:tag w:val="goog_rdk_48"/>
                  </w:sdtPr>
                  <w:sdtContent>
                    <w:r w:rsidDel="00000000" w:rsidR="00000000" w:rsidRPr="00000000">
                      <w:rPr>
                        <w:rFonts w:ascii="Arial Unicode MS" w:cs="Arial Unicode MS" w:eastAsia="Arial Unicode MS" w:hAnsi="Arial Unicode MS"/>
                        <w:sz w:val="24"/>
                        <w:szCs w:val="24"/>
                        <w:rtl w:val="0"/>
                      </w:rPr>
                      <w:t xml:space="preserve">INT, FK → Usuarios</w:t>
                    </w:r>
                  </w:sdtContent>
                </w:sdt>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C9">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observacion</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CB">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fecha_hora</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DATETIME</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CD">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estado </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ENUM('pendiente','revisada','cerrada') DEFAULT 'pendiente</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C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created_at </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TIMESTAMP DEFAULT CURRENT_TIMESTAMP</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D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updated_at</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TIMESTAMP DEFAULT CURRENT_TIMESTAMP</w:t>
                </w:r>
              </w:p>
            </w:tc>
          </w:tr>
        </w:tbl>
      </w:sdtContent>
    </w:sdt>
    <w:p w:rsidR="00000000" w:rsidDel="00000000" w:rsidP="00000000" w:rsidRDefault="00000000" w:rsidRPr="00000000" w14:paraId="000007D3">
      <w:pPr>
        <w:pStyle w:val="Heading2"/>
        <w:keepNext w:val="0"/>
        <w:keepLines w:val="0"/>
        <w:spacing w:after="80" w:before="360" w:line="259" w:lineRule="auto"/>
        <w:ind w:left="1440" w:hanging="360"/>
        <w:rPr>
          <w:rFonts w:ascii="Arial" w:cs="Arial" w:eastAsia="Arial" w:hAnsi="Arial"/>
          <w:b w:val="1"/>
          <w:bCs w:val="1"/>
          <w:color w:val="000000"/>
          <w:sz w:val="24"/>
          <w:szCs w:val="24"/>
        </w:rPr>
      </w:pPr>
      <w:bookmarkStart w:colFirst="0" w:colLast="0" w:name="_heading=h.xpqr99pkw19n" w:id="204"/>
      <w:bookmarkEnd w:id="204"/>
      <w:r w:rsidDel="00000000" w:rsidR="00000000" w:rsidRPr="00000000">
        <w:rPr>
          <w:rtl w:val="0"/>
        </w:rPr>
      </w:r>
    </w:p>
    <w:p w:rsidR="00000000" w:rsidDel="00000000" w:rsidP="00000000" w:rsidRDefault="00000000" w:rsidRPr="00000000" w14:paraId="000007D4">
      <w:pPr>
        <w:pStyle w:val="Heading2"/>
        <w:keepNext w:val="0"/>
        <w:keepLines w:val="0"/>
        <w:spacing w:after="80" w:before="360" w:line="259" w:lineRule="auto"/>
        <w:ind w:left="141.73228346456676" w:firstLine="0"/>
        <w:rPr>
          <w:rFonts w:ascii="Arial" w:cs="Arial" w:eastAsia="Arial" w:hAnsi="Arial"/>
          <w:b w:val="1"/>
          <w:bCs w:val="1"/>
          <w:color w:val="000000"/>
          <w:sz w:val="24"/>
          <w:szCs w:val="24"/>
        </w:rPr>
      </w:pPr>
      <w:bookmarkStart w:colFirst="0" w:colLast="0" w:name="_heading=h.pz93f63z02pm" w:id="205"/>
      <w:bookmarkEnd w:id="205"/>
      <w:r w:rsidDel="00000000" w:rsidR="00000000" w:rsidRPr="00000000">
        <w:rPr>
          <w:rFonts w:ascii="Arial" w:cs="Arial" w:eastAsia="Arial" w:hAnsi="Arial"/>
          <w:b w:val="1"/>
          <w:bCs w:val="1"/>
          <w:color w:val="000000"/>
          <w:sz w:val="24"/>
          <w:szCs w:val="24"/>
          <w:rtl w:val="0"/>
        </w:rPr>
        <w:t xml:space="preserve">10. Pagos</w:t>
      </w:r>
    </w:p>
    <w:p w:rsidR="00000000" w:rsidDel="00000000" w:rsidP="00000000" w:rsidRDefault="00000000" w:rsidRPr="00000000" w14:paraId="000007D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registrar las transacciones realizadas a través de la pasarela de pago integrada.</w:t>
      </w:r>
      <w:r w:rsidDel="00000000" w:rsidR="00000000" w:rsidRPr="00000000">
        <w:rPr>
          <w:rtl w:val="0"/>
        </w:rPr>
      </w:r>
    </w:p>
    <w:sdt>
      <w:sdtPr>
        <w:lock w:val="contentLocked"/>
        <w:id w:val="-238113940"/>
        <w:tag w:val="goog_rdk_52"/>
      </w:sdtPr>
      <w:sdtContent>
        <w:tbl>
          <w:tblPr>
            <w:tblStyle w:val="Table43"/>
            <w:tblpPr w:leftFromText="180" w:rightFromText="180" w:topFromText="180" w:bottomFromText="180" w:vertAnchor="text" w:horzAnchor="text" w:tblpX="180.94488188976356"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6" w:val="single"/>
                  <w:left w:color="000000" w:space="0" w:sz="6" w:val="single"/>
                  <w:bottom w:color="000000" w:space="0" w:sz="6" w:val="single"/>
                </w:tcBorders>
                <w:shd w:fill="000000" w:val="clear"/>
                <w:tcMar>
                  <w:top w:w="0.0" w:type="dxa"/>
                  <w:bottom w:w="0.0" w:type="dxa"/>
                </w:tcMar>
              </w:tcPr>
              <w:p w:rsidR="00000000" w:rsidDel="00000000" w:rsidP="00000000" w:rsidRDefault="00000000" w:rsidRPr="00000000" w14:paraId="000007D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Atributo</w:t>
                </w:r>
              </w:p>
            </w:tc>
            <w:tc>
              <w:tcPr>
                <w:tcBorders>
                  <w:top w:color="000000" w:space="0" w:sz="6" w:val="single"/>
                  <w:bottom w:color="000000" w:space="0" w:sz="6" w:val="single"/>
                  <w:right w:color="000000" w:space="0" w:sz="6" w:val="single"/>
                </w:tcBorders>
                <w:shd w:fill="000000" w:val="clear"/>
                <w:tcMar>
                  <w:top w:w="0.0" w:type="dxa"/>
                  <w:bottom w:w="0.0" w:type="dxa"/>
                </w:tcMar>
              </w:tcPr>
              <w:p w:rsidR="00000000" w:rsidDel="00000000" w:rsidP="00000000" w:rsidRDefault="00000000" w:rsidRPr="00000000" w14:paraId="000007D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Dato</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D9">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id_pago</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PK, AUTO_INCREMENT</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DB">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id_usuario</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C">
                <w:pPr>
                  <w:spacing w:after="0" w:before="240" w:line="276" w:lineRule="auto"/>
                  <w:rPr>
                    <w:rFonts w:ascii="Arial" w:cs="Arial" w:eastAsia="Arial" w:hAnsi="Arial"/>
                    <w:sz w:val="24"/>
                    <w:szCs w:val="24"/>
                  </w:rPr>
                </w:pPr>
                <w:sdt>
                  <w:sdtPr>
                    <w:id w:val="652329972"/>
                    <w:tag w:val="goog_rdk_50"/>
                  </w:sdtPr>
                  <w:sdtContent>
                    <w:r w:rsidDel="00000000" w:rsidR="00000000" w:rsidRPr="00000000">
                      <w:rPr>
                        <w:rFonts w:ascii="Arial Unicode MS" w:cs="Arial Unicode MS" w:eastAsia="Arial Unicode MS" w:hAnsi="Arial Unicode MS"/>
                        <w:sz w:val="24"/>
                        <w:szCs w:val="24"/>
                        <w:rtl w:val="0"/>
                      </w:rPr>
                      <w:t xml:space="preserve">INT, FK → Usuarios</w:t>
                    </w:r>
                  </w:sdtContent>
                </w:sdt>
              </w:p>
            </w:tc>
          </w:tr>
          <w:tr>
            <w:trPr>
              <w:cantSplit w:val="0"/>
              <w:trHeight w:val="212.83789062486898"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DD">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id_expediente</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E">
                <w:pPr>
                  <w:spacing w:after="0" w:before="240" w:line="276" w:lineRule="auto"/>
                  <w:rPr>
                    <w:rFonts w:ascii="Arial" w:cs="Arial" w:eastAsia="Arial" w:hAnsi="Arial"/>
                    <w:sz w:val="24"/>
                    <w:szCs w:val="24"/>
                  </w:rPr>
                </w:pPr>
                <w:sdt>
                  <w:sdtPr>
                    <w:id w:val="-508321722"/>
                    <w:tag w:val="goog_rdk_51"/>
                  </w:sdtPr>
                  <w:sdtContent>
                    <w:r w:rsidDel="00000000" w:rsidR="00000000" w:rsidRPr="00000000">
                      <w:rPr>
                        <w:rFonts w:ascii="Arial Unicode MS" w:cs="Arial Unicode MS" w:eastAsia="Arial Unicode MS" w:hAnsi="Arial Unicode MS"/>
                        <w:sz w:val="24"/>
                        <w:szCs w:val="24"/>
                        <w:rtl w:val="0"/>
                      </w:rPr>
                      <w:t xml:space="preserve">INT, FK → Expedientes</w:t>
                    </w:r>
                  </w:sdtContent>
                </w:sdt>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DF">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monto</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DECIMAL (10,2)</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E1">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fecha_pago</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DATETIME</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E3">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metodo_pago </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ENUM('tarjeta','transferencia','otros')</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E5">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estado_pago</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ENUM('pendiente','confirmado','fallido')</w:t>
                </w:r>
              </w:p>
            </w:tc>
          </w:tr>
          <w:tr>
            <w:trPr>
              <w:cantSplit w:val="0"/>
              <w:trHeight w:val="285" w:hRule="atLeast"/>
              <w:tblHeader w:val="0"/>
            </w:trPr>
            <w:tc>
              <w:tcPr>
                <w:tcBorders>
                  <w:top w:color="000000" w:space="0" w:sz="6" w:val="single"/>
                  <w:left w:color="000000" w:space="0" w:sz="6" w:val="single"/>
                  <w:bottom w:color="000000" w:space="0" w:sz="6" w:val="single"/>
                </w:tcBorders>
                <w:tcMar>
                  <w:top w:w="0.0" w:type="dxa"/>
                  <w:bottom w:w="0.0" w:type="dxa"/>
                </w:tcMar>
              </w:tcPr>
              <w:p w:rsidR="00000000" w:rsidDel="00000000" w:rsidP="00000000" w:rsidRDefault="00000000" w:rsidRPr="00000000" w14:paraId="000007E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referencia_pasarela</w:t>
                </w:r>
              </w:p>
            </w:tc>
            <w:tc>
              <w:tcPr>
                <w:tcBorders>
                  <w:top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VARCHAR(255) - id de confirmacion devuelto por la pasarela</w:t>
                </w:r>
              </w:p>
            </w:tc>
          </w:tr>
        </w:tbl>
      </w:sdtContent>
    </w:sdt>
    <w:p w:rsidR="00000000" w:rsidDel="00000000" w:rsidP="00000000" w:rsidRDefault="00000000" w:rsidRPr="00000000" w14:paraId="000007E9">
      <w:pPr>
        <w:pStyle w:val="Heading2"/>
        <w:keepNext w:val="0"/>
        <w:keepLines w:val="0"/>
        <w:spacing w:after="80" w:before="360" w:line="259" w:lineRule="auto"/>
        <w:ind w:left="1440" w:hanging="360"/>
        <w:rPr>
          <w:rFonts w:ascii="Arial" w:cs="Arial" w:eastAsia="Arial" w:hAnsi="Arial"/>
          <w:b w:val="1"/>
          <w:bCs w:val="1"/>
          <w:color w:val="000000"/>
          <w:sz w:val="24"/>
          <w:szCs w:val="24"/>
        </w:rPr>
      </w:pPr>
      <w:bookmarkStart w:colFirst="0" w:colLast="0" w:name="_heading=h.s0oembc9hww6" w:id="206"/>
      <w:bookmarkEnd w:id="206"/>
      <w:r w:rsidDel="00000000" w:rsidR="00000000" w:rsidRPr="00000000">
        <w:rPr>
          <w:rtl w:val="0"/>
        </w:rPr>
      </w:r>
    </w:p>
    <w:p w:rsidR="00000000" w:rsidDel="00000000" w:rsidP="00000000" w:rsidRDefault="00000000" w:rsidRPr="00000000" w14:paraId="000007EA">
      <w:pPr>
        <w:pStyle w:val="Heading2"/>
        <w:keepNext w:val="0"/>
        <w:keepLines w:val="0"/>
        <w:spacing w:after="80" w:before="360" w:line="259" w:lineRule="auto"/>
        <w:ind w:left="1440" w:hanging="360"/>
        <w:rPr>
          <w:rFonts w:ascii="Arial" w:cs="Arial" w:eastAsia="Arial" w:hAnsi="Arial"/>
          <w:b w:val="1"/>
          <w:bCs w:val="1"/>
          <w:color w:val="000000"/>
          <w:sz w:val="24"/>
          <w:szCs w:val="24"/>
        </w:rPr>
      </w:pPr>
      <w:bookmarkStart w:colFirst="0" w:colLast="0" w:name="_heading=h.yna85z9fs07a" w:id="207"/>
      <w:bookmarkEnd w:id="207"/>
      <w:r w:rsidDel="00000000" w:rsidR="00000000" w:rsidRPr="00000000">
        <w:rPr>
          <w:rFonts w:ascii="Arial" w:cs="Arial" w:eastAsia="Arial" w:hAnsi="Arial"/>
          <w:b w:val="1"/>
          <w:bCs w:val="1"/>
          <w:color w:val="000000"/>
          <w:sz w:val="24"/>
          <w:szCs w:val="24"/>
          <w:rtl w:val="0"/>
        </w:rPr>
        <w:t xml:space="preserve">Relaciones entre entidades</w:t>
      </w:r>
      <w:r w:rsidDel="00000000" w:rsidR="00000000" w:rsidRPr="00000000">
        <w:rPr>
          <w:rtl w:val="0"/>
        </w:rPr>
      </w:r>
    </w:p>
    <w:p w:rsidR="00000000" w:rsidDel="00000000" w:rsidP="00000000" w:rsidRDefault="00000000" w:rsidRPr="00000000" w14:paraId="000007EB">
      <w:pPr>
        <w:spacing w:after="240" w:before="240" w:lineRule="auto"/>
        <w:ind w:firstLine="720"/>
        <w:rPr>
          <w:rFonts w:ascii="Arial" w:cs="Arial" w:eastAsia="Arial" w:hAnsi="Arial"/>
          <w:sz w:val="24"/>
          <w:szCs w:val="24"/>
        </w:rPr>
      </w:pPr>
      <w:sdt>
        <w:sdtPr>
          <w:id w:val="-42811325"/>
          <w:tag w:val="goog_rdk_53"/>
        </w:sdtPr>
        <w:sdtContent>
          <w:r w:rsidDel="00000000" w:rsidR="00000000" w:rsidRPr="00000000">
            <w:rPr>
              <w:rFonts w:ascii="Arial Unicode MS" w:cs="Arial Unicode MS" w:eastAsia="Arial Unicode MS" w:hAnsi="Arial Unicode MS"/>
              <w:sz w:val="24"/>
              <w:szCs w:val="24"/>
              <w:rtl w:val="0"/>
            </w:rPr>
            <w:t xml:space="preserve">Usuarios ↔ Departamentos</w:t>
            <w:br w:type="textWrapping"/>
            <w:t xml:space="preserve"> Un usuario pertenece a un departamento.</w:t>
            <w:br w:type="textWrapping"/>
            <w:t xml:space="preserve"> Relación: </w:t>
          </w:r>
        </w:sdtContent>
      </w:sdt>
      <w:r w:rsidDel="00000000" w:rsidR="00000000" w:rsidRPr="00000000">
        <w:rPr>
          <w:rFonts w:ascii="Arial" w:cs="Arial" w:eastAsia="Arial" w:hAnsi="Arial"/>
          <w:b w:val="1"/>
          <w:bCs w:val="1"/>
          <w:sz w:val="24"/>
          <w:szCs w:val="24"/>
          <w:rtl w:val="0"/>
        </w:rPr>
        <w:t xml:space="preserve">muchos a uno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EC">
      <w:pPr>
        <w:spacing w:after="240" w:before="240" w:lineRule="auto"/>
        <w:ind w:firstLine="720"/>
        <w:rPr>
          <w:rFonts w:ascii="Arial" w:cs="Arial" w:eastAsia="Arial" w:hAnsi="Arial"/>
          <w:sz w:val="24"/>
          <w:szCs w:val="24"/>
        </w:rPr>
      </w:pPr>
      <w:sdt>
        <w:sdtPr>
          <w:id w:val="-484277462"/>
          <w:tag w:val="goog_rdk_54"/>
        </w:sdtPr>
        <w:sdtContent>
          <w:r w:rsidDel="00000000" w:rsidR="00000000" w:rsidRPr="00000000">
            <w:rPr>
              <w:rFonts w:ascii="Arial Unicode MS" w:cs="Arial Unicode MS" w:eastAsia="Arial Unicode MS" w:hAnsi="Arial Unicode MS"/>
              <w:sz w:val="24"/>
              <w:szCs w:val="24"/>
              <w:rtl w:val="0"/>
            </w:rPr>
            <w:t xml:space="preserve">Usuarios ↔ Roles</w:t>
            <w:br w:type="textWrapping"/>
            <w:t xml:space="preserve"> Cada usuario posee un rol dentro del sistema.</w:t>
            <w:br w:type="textWrapping"/>
            <w:t xml:space="preserve"> Relación: </w:t>
          </w:r>
        </w:sdtContent>
      </w:sdt>
      <w:r w:rsidDel="00000000" w:rsidR="00000000" w:rsidRPr="00000000">
        <w:rPr>
          <w:rFonts w:ascii="Arial" w:cs="Arial" w:eastAsia="Arial" w:hAnsi="Arial"/>
          <w:b w:val="1"/>
          <w:bCs w:val="1"/>
          <w:sz w:val="24"/>
          <w:szCs w:val="24"/>
          <w:rtl w:val="0"/>
        </w:rPr>
        <w:t xml:space="preserve">muchos a uno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ED">
      <w:pPr>
        <w:spacing w:after="240" w:before="240" w:lineRule="auto"/>
        <w:ind w:firstLine="720"/>
        <w:rPr>
          <w:rFonts w:ascii="Arial" w:cs="Arial" w:eastAsia="Arial" w:hAnsi="Arial"/>
          <w:sz w:val="24"/>
          <w:szCs w:val="24"/>
        </w:rPr>
      </w:pPr>
      <w:sdt>
        <w:sdtPr>
          <w:id w:val="62388015"/>
          <w:tag w:val="goog_rdk_55"/>
        </w:sdtPr>
        <w:sdtContent>
          <w:r w:rsidDel="00000000" w:rsidR="00000000" w:rsidRPr="00000000">
            <w:rPr>
              <w:rFonts w:ascii="Arial Unicode MS" w:cs="Arial Unicode MS" w:eastAsia="Arial Unicode MS" w:hAnsi="Arial Unicode MS"/>
              <w:sz w:val="24"/>
              <w:szCs w:val="24"/>
              <w:rtl w:val="0"/>
            </w:rPr>
            <w:t xml:space="preserve">Roles ↔ Permisos</w:t>
            <w:br w:type="textWrapping"/>
            <w:t xml:space="preserve"> Se relacionan mediante la tabla intermedia </w:t>
          </w:r>
        </w:sdtContent>
      </w:sdt>
      <w:r w:rsidDel="00000000" w:rsidR="00000000" w:rsidRPr="00000000">
        <w:rPr>
          <w:rFonts w:ascii="Arial" w:cs="Arial" w:eastAsia="Arial" w:hAnsi="Arial"/>
          <w:b w:val="1"/>
          <w:bCs w:val="1"/>
          <w:sz w:val="24"/>
          <w:szCs w:val="24"/>
          <w:rtl w:val="0"/>
        </w:rPr>
        <w:t xml:space="preserve">Rol_Permisos</w:t>
      </w:r>
      <w:r w:rsidDel="00000000" w:rsidR="00000000" w:rsidRPr="00000000">
        <w:rPr>
          <w:rFonts w:ascii="Arial" w:cs="Arial" w:eastAsia="Arial" w:hAnsi="Arial"/>
          <w:sz w:val="24"/>
          <w:szCs w:val="24"/>
          <w:rtl w:val="0"/>
        </w:rPr>
        <w:t xml:space="preserve">.</w:t>
        <w:br w:type="textWrapping"/>
        <w:t xml:space="preserve"> Relación: </w:t>
      </w:r>
      <w:r w:rsidDel="00000000" w:rsidR="00000000" w:rsidRPr="00000000">
        <w:rPr>
          <w:rFonts w:ascii="Arial" w:cs="Arial" w:eastAsia="Arial" w:hAnsi="Arial"/>
          <w:b w:val="1"/>
          <w:bCs w:val="1"/>
          <w:sz w:val="24"/>
          <w:szCs w:val="24"/>
          <w:rtl w:val="0"/>
        </w:rPr>
        <w:t xml:space="preserve">muchos a muchos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EE">
      <w:pPr>
        <w:spacing w:after="240" w:before="240" w:lineRule="auto"/>
        <w:ind w:firstLine="720"/>
        <w:rPr>
          <w:rFonts w:ascii="Arial" w:cs="Arial" w:eastAsia="Arial" w:hAnsi="Arial"/>
          <w:sz w:val="24"/>
          <w:szCs w:val="24"/>
        </w:rPr>
      </w:pPr>
      <w:sdt>
        <w:sdtPr>
          <w:id w:val="-1674055624"/>
          <w:tag w:val="goog_rdk_56"/>
        </w:sdtPr>
        <w:sdtContent>
          <w:r w:rsidDel="00000000" w:rsidR="00000000" w:rsidRPr="00000000">
            <w:rPr>
              <w:rFonts w:ascii="Arial Unicode MS" w:cs="Arial Unicode MS" w:eastAsia="Arial Unicode MS" w:hAnsi="Arial Unicode MS"/>
              <w:sz w:val="24"/>
              <w:szCs w:val="24"/>
              <w:rtl w:val="0"/>
            </w:rPr>
            <w:t xml:space="preserve">Expedientes ↔ Usuarios</w:t>
            <w:br w:type="textWrapping"/>
            <w:t xml:space="preserve"> Un usuario presentante puede generar múltiples expedientes.</w:t>
            <w:br w:type="textWrapping"/>
            <w:t xml:space="preserve"> Relación: </w:t>
          </w:r>
        </w:sdtContent>
      </w:sdt>
      <w:r w:rsidDel="00000000" w:rsidR="00000000" w:rsidRPr="00000000">
        <w:rPr>
          <w:rFonts w:ascii="Arial" w:cs="Arial" w:eastAsia="Arial" w:hAnsi="Arial"/>
          <w:b w:val="1"/>
          <w:bCs w:val="1"/>
          <w:sz w:val="24"/>
          <w:szCs w:val="24"/>
          <w:rtl w:val="0"/>
        </w:rPr>
        <w:t xml:space="preserve">uno a muchos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EF">
      <w:pPr>
        <w:spacing w:after="240" w:before="240" w:lineRule="auto"/>
        <w:ind w:firstLine="720"/>
        <w:rPr>
          <w:rFonts w:ascii="Arial" w:cs="Arial" w:eastAsia="Arial" w:hAnsi="Arial"/>
          <w:sz w:val="24"/>
          <w:szCs w:val="24"/>
        </w:rPr>
      </w:pPr>
      <w:sdt>
        <w:sdtPr>
          <w:id w:val="354950873"/>
          <w:tag w:val="goog_rdk_57"/>
        </w:sdtPr>
        <w:sdtContent>
          <w:r w:rsidDel="00000000" w:rsidR="00000000" w:rsidRPr="00000000">
            <w:rPr>
              <w:rFonts w:ascii="Arial Unicode MS" w:cs="Arial Unicode MS" w:eastAsia="Arial Unicode MS" w:hAnsi="Arial Unicode MS"/>
              <w:sz w:val="24"/>
              <w:szCs w:val="24"/>
              <w:rtl w:val="0"/>
            </w:rPr>
            <w:t xml:space="preserve">Expedientes ↔ Documentos</w:t>
            <w:br w:type="textWrapping"/>
            <w:t xml:space="preserve"> Cada expediente puede contener varios documentos asociados.</w:t>
            <w:br w:type="textWrapping"/>
            <w:t xml:space="preserve"> Relación: </w:t>
          </w:r>
        </w:sdtContent>
      </w:sdt>
      <w:r w:rsidDel="00000000" w:rsidR="00000000" w:rsidRPr="00000000">
        <w:rPr>
          <w:rFonts w:ascii="Arial" w:cs="Arial" w:eastAsia="Arial" w:hAnsi="Arial"/>
          <w:b w:val="1"/>
          <w:bCs w:val="1"/>
          <w:sz w:val="24"/>
          <w:szCs w:val="24"/>
          <w:rtl w:val="0"/>
        </w:rPr>
        <w:t xml:space="preserve">uno a muchos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0">
      <w:pPr>
        <w:spacing w:after="240" w:before="240" w:lineRule="auto"/>
        <w:ind w:firstLine="720"/>
        <w:rPr>
          <w:rFonts w:ascii="Arial" w:cs="Arial" w:eastAsia="Arial" w:hAnsi="Arial"/>
          <w:sz w:val="24"/>
          <w:szCs w:val="24"/>
        </w:rPr>
      </w:pPr>
      <w:sdt>
        <w:sdtPr>
          <w:id w:val="-1113643904"/>
          <w:tag w:val="goog_rdk_58"/>
        </w:sdtPr>
        <w:sdtContent>
          <w:r w:rsidDel="00000000" w:rsidR="00000000" w:rsidRPr="00000000">
            <w:rPr>
              <w:rFonts w:ascii="Arial Unicode MS" w:cs="Arial Unicode MS" w:eastAsia="Arial Unicode MS" w:hAnsi="Arial Unicode MS"/>
              <w:sz w:val="24"/>
              <w:szCs w:val="24"/>
              <w:rtl w:val="0"/>
            </w:rPr>
            <w:t xml:space="preserve">Expedientes ↔ Historial_Expediente</w:t>
            <w:br w:type="textWrapping"/>
            <w:t xml:space="preserve"> Cada expediente posee múltiples registros de movimientos.</w:t>
            <w:br w:type="textWrapping"/>
            <w:t xml:space="preserve"> Relación: </w:t>
          </w:r>
        </w:sdtContent>
      </w:sdt>
      <w:r w:rsidDel="00000000" w:rsidR="00000000" w:rsidRPr="00000000">
        <w:rPr>
          <w:rFonts w:ascii="Arial" w:cs="Arial" w:eastAsia="Arial" w:hAnsi="Arial"/>
          <w:b w:val="1"/>
          <w:bCs w:val="1"/>
          <w:sz w:val="24"/>
          <w:szCs w:val="24"/>
          <w:rtl w:val="0"/>
        </w:rPr>
        <w:t xml:space="preserve">uno a muchos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1">
      <w:pPr>
        <w:spacing w:after="240" w:before="240" w:lineRule="auto"/>
        <w:ind w:firstLine="720"/>
        <w:rPr>
          <w:rFonts w:ascii="Arial" w:cs="Arial" w:eastAsia="Arial" w:hAnsi="Arial"/>
          <w:sz w:val="24"/>
          <w:szCs w:val="24"/>
        </w:rPr>
      </w:pPr>
      <w:sdt>
        <w:sdtPr>
          <w:id w:val="-476606205"/>
          <w:tag w:val="goog_rdk_59"/>
        </w:sdtPr>
        <w:sdtContent>
          <w:r w:rsidDel="00000000" w:rsidR="00000000" w:rsidRPr="00000000">
            <w:rPr>
              <w:rFonts w:ascii="Arial Unicode MS" w:cs="Arial Unicode MS" w:eastAsia="Arial Unicode MS" w:hAnsi="Arial Unicode MS"/>
              <w:sz w:val="24"/>
              <w:szCs w:val="24"/>
              <w:rtl w:val="0"/>
            </w:rPr>
            <w:t xml:space="preserve">Historial_Expediente ↔ Usuarios</w:t>
            <w:br w:type="textWrapping"/>
            <w:t xml:space="preserve"> Cada movimiento es registrado por un usuario responsable.</w:t>
            <w:br w:type="textWrapping"/>
            <w:t xml:space="preserve"> Relación: </w:t>
          </w:r>
        </w:sdtContent>
      </w:sdt>
      <w:r w:rsidDel="00000000" w:rsidR="00000000" w:rsidRPr="00000000">
        <w:rPr>
          <w:rFonts w:ascii="Arial" w:cs="Arial" w:eastAsia="Arial" w:hAnsi="Arial"/>
          <w:b w:val="1"/>
          <w:bCs w:val="1"/>
          <w:sz w:val="24"/>
          <w:szCs w:val="24"/>
          <w:rtl w:val="0"/>
        </w:rPr>
        <w:t xml:space="preserve">muchos a uno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2">
      <w:pPr>
        <w:spacing w:after="240" w:before="240" w:lineRule="auto"/>
        <w:ind w:firstLine="720"/>
        <w:rPr>
          <w:rFonts w:ascii="Arial" w:cs="Arial" w:eastAsia="Arial" w:hAnsi="Arial"/>
          <w:sz w:val="24"/>
          <w:szCs w:val="24"/>
        </w:rPr>
      </w:pPr>
      <w:sdt>
        <w:sdtPr>
          <w:id w:val="1994163671"/>
          <w:tag w:val="goog_rdk_60"/>
        </w:sdtPr>
        <w:sdtContent>
          <w:r w:rsidDel="00000000" w:rsidR="00000000" w:rsidRPr="00000000">
            <w:rPr>
              <w:rFonts w:ascii="Arial Unicode MS" w:cs="Arial Unicode MS" w:eastAsia="Arial Unicode MS" w:hAnsi="Arial Unicode MS"/>
              <w:sz w:val="24"/>
              <w:szCs w:val="24"/>
              <w:rtl w:val="0"/>
            </w:rPr>
            <w:t xml:space="preserve">Observaciones ↔ Expedientes</w:t>
            <w:br w:type="textWrapping"/>
            <w:t xml:space="preserve"> Un expediente puede contener múltiples observaciones.</w:t>
            <w:br w:type="textWrapping"/>
            <w:t xml:space="preserve"> Relación: </w:t>
          </w:r>
        </w:sdtContent>
      </w:sdt>
      <w:r w:rsidDel="00000000" w:rsidR="00000000" w:rsidRPr="00000000">
        <w:rPr>
          <w:rFonts w:ascii="Arial" w:cs="Arial" w:eastAsia="Arial" w:hAnsi="Arial"/>
          <w:b w:val="1"/>
          <w:bCs w:val="1"/>
          <w:sz w:val="24"/>
          <w:szCs w:val="24"/>
          <w:rtl w:val="0"/>
        </w:rPr>
        <w:t xml:space="preserve">uno a muchos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3">
      <w:pPr>
        <w:spacing w:after="240" w:before="240" w:lineRule="auto"/>
        <w:ind w:firstLine="720"/>
        <w:rPr>
          <w:rFonts w:ascii="Arial" w:cs="Arial" w:eastAsia="Arial" w:hAnsi="Arial"/>
          <w:sz w:val="24"/>
          <w:szCs w:val="24"/>
        </w:rPr>
      </w:pPr>
      <w:sdt>
        <w:sdtPr>
          <w:id w:val="759140312"/>
          <w:tag w:val="goog_rdk_61"/>
        </w:sdtPr>
        <w:sdtContent>
          <w:r w:rsidDel="00000000" w:rsidR="00000000" w:rsidRPr="00000000">
            <w:rPr>
              <w:rFonts w:ascii="Arial Unicode MS" w:cs="Arial Unicode MS" w:eastAsia="Arial Unicode MS" w:hAnsi="Arial Unicode MS"/>
              <w:sz w:val="24"/>
              <w:szCs w:val="24"/>
              <w:rtl w:val="0"/>
            </w:rPr>
            <w:t xml:space="preserve">Observaciones ↔ Usuarios</w:t>
            <w:br w:type="textWrapping"/>
            <w:t xml:space="preserve"> Las observaciones son realizadas por usuarios del sistema.</w:t>
            <w:br w:type="textWrapping"/>
            <w:t xml:space="preserve"> Relación: </w:t>
          </w:r>
        </w:sdtContent>
      </w:sdt>
      <w:r w:rsidDel="00000000" w:rsidR="00000000" w:rsidRPr="00000000">
        <w:rPr>
          <w:rFonts w:ascii="Arial" w:cs="Arial" w:eastAsia="Arial" w:hAnsi="Arial"/>
          <w:b w:val="1"/>
          <w:bCs w:val="1"/>
          <w:sz w:val="24"/>
          <w:szCs w:val="24"/>
          <w:rtl w:val="0"/>
        </w:rPr>
        <w:t xml:space="preserve">muchos a uno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4">
      <w:pPr>
        <w:spacing w:after="240" w:before="240" w:lineRule="auto"/>
        <w:ind w:firstLine="720"/>
        <w:rPr>
          <w:rFonts w:ascii="Arial" w:cs="Arial" w:eastAsia="Arial" w:hAnsi="Arial"/>
          <w:sz w:val="24"/>
          <w:szCs w:val="24"/>
        </w:rPr>
      </w:pPr>
      <w:sdt>
        <w:sdtPr>
          <w:id w:val="618564466"/>
          <w:tag w:val="goog_rdk_62"/>
        </w:sdtPr>
        <w:sdtContent>
          <w:r w:rsidDel="00000000" w:rsidR="00000000" w:rsidRPr="00000000">
            <w:rPr>
              <w:rFonts w:ascii="Arial Unicode MS" w:cs="Arial Unicode MS" w:eastAsia="Arial Unicode MS" w:hAnsi="Arial Unicode MS"/>
              <w:sz w:val="24"/>
              <w:szCs w:val="24"/>
              <w:rtl w:val="0"/>
            </w:rPr>
            <w:t xml:space="preserve">Pagos ↔ Usuarios</w:t>
            <w:br w:type="textWrapping"/>
            <w:t xml:space="preserve"> Un usuario puede realizar múltiples pagos.</w:t>
            <w:br w:type="textWrapping"/>
            <w:t xml:space="preserve"> Relación: </w:t>
          </w:r>
        </w:sdtContent>
      </w:sdt>
      <w:r w:rsidDel="00000000" w:rsidR="00000000" w:rsidRPr="00000000">
        <w:rPr>
          <w:rFonts w:ascii="Arial" w:cs="Arial" w:eastAsia="Arial" w:hAnsi="Arial"/>
          <w:b w:val="1"/>
          <w:bCs w:val="1"/>
          <w:sz w:val="24"/>
          <w:szCs w:val="24"/>
          <w:rtl w:val="0"/>
        </w:rPr>
        <w:t xml:space="preserve">uno a muchos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5">
      <w:pPr>
        <w:spacing w:after="240" w:before="240" w:lineRule="auto"/>
        <w:ind w:firstLine="720"/>
        <w:rPr>
          <w:rFonts w:ascii="Arial" w:cs="Arial" w:eastAsia="Arial" w:hAnsi="Arial"/>
          <w:sz w:val="24"/>
          <w:szCs w:val="24"/>
        </w:rPr>
      </w:pPr>
      <w:sdt>
        <w:sdtPr>
          <w:id w:val="557962820"/>
          <w:tag w:val="goog_rdk_63"/>
        </w:sdtPr>
        <w:sdtContent>
          <w:r w:rsidDel="00000000" w:rsidR="00000000" w:rsidRPr="00000000">
            <w:rPr>
              <w:rFonts w:ascii="Arial Unicode MS" w:cs="Arial Unicode MS" w:eastAsia="Arial Unicode MS" w:hAnsi="Arial Unicode MS"/>
              <w:sz w:val="24"/>
              <w:szCs w:val="24"/>
              <w:rtl w:val="0"/>
            </w:rPr>
            <w:t xml:space="preserve">Pagos ↔ Expedientes</w:t>
            <w:br w:type="textWrapping"/>
            <w:t xml:space="preserve"> Un expediente puede tener un pago asociado.</w:t>
            <w:br w:type="textWrapping"/>
            <w:t xml:space="preserve"> Relación: </w:t>
          </w:r>
        </w:sdtContent>
      </w:sdt>
      <w:r w:rsidDel="00000000" w:rsidR="00000000" w:rsidRPr="00000000">
        <w:rPr>
          <w:rFonts w:ascii="Arial" w:cs="Arial" w:eastAsia="Arial" w:hAnsi="Arial"/>
          <w:b w:val="1"/>
          <w:bCs w:val="1"/>
          <w:sz w:val="24"/>
          <w:szCs w:val="24"/>
          <w:rtl w:val="0"/>
        </w:rPr>
        <w:t xml:space="preserve">uno a muchos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6">
      <w:pPr>
        <w:pStyle w:val="Heading1"/>
        <w:rPr>
          <w:color w:val="000000"/>
        </w:rPr>
      </w:pPr>
      <w:bookmarkStart w:colFirst="0" w:colLast="0" w:name="_heading=h.56030wn5vmv1" w:id="208"/>
      <w:bookmarkEnd w:id="208"/>
      <w:r w:rsidDel="00000000" w:rsidR="00000000" w:rsidRPr="00000000">
        <w:rPr>
          <w:color w:val="000000"/>
          <w:rtl w:val="0"/>
        </w:rPr>
        <w:t xml:space="preserve">6.2.2 Diseño </w:t>
      </w:r>
    </w:p>
    <w:p w:rsidR="00000000" w:rsidDel="00000000" w:rsidP="00000000" w:rsidRDefault="00000000" w:rsidRPr="00000000" w14:paraId="000007F7">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8">
      <w:pPr>
        <w:pStyle w:val="Heading4"/>
        <w:rPr>
          <w:rFonts w:ascii="Arial" w:cs="Arial" w:eastAsia="Arial" w:hAnsi="Arial"/>
          <w:color w:val="000000"/>
        </w:rPr>
      </w:pPr>
      <w:bookmarkStart w:colFirst="0" w:colLast="0" w:name="_heading=h.5cspvemg8dy6" w:id="209"/>
      <w:bookmarkEnd w:id="209"/>
      <w:r w:rsidDel="00000000" w:rsidR="00000000" w:rsidRPr="00000000">
        <w:rPr>
          <w:rFonts w:ascii="Arial" w:cs="Arial" w:eastAsia="Arial" w:hAnsi="Arial"/>
          <w:color w:val="000000"/>
          <w:rtl w:val="0"/>
        </w:rPr>
        <w:tab/>
        <w:t xml:space="preserve">6.2.2.1 Documento de Arquitectura del Software</w:t>
      </w:r>
    </w:p>
    <w:p w:rsidR="00000000" w:rsidDel="00000000" w:rsidP="00000000" w:rsidRDefault="00000000" w:rsidRPr="00000000" w14:paraId="000007F9">
      <w:pPr>
        <w:spacing w:after="240" w:before="240" w:lineRule="auto"/>
        <w:ind w:left="720"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arquitectura:</w:t>
      </w:r>
    </w:p>
    <w:p w:rsidR="00000000" w:rsidDel="00000000" w:rsidP="00000000" w:rsidRDefault="00000000" w:rsidRPr="00000000" w14:paraId="000007FA">
      <w:pPr>
        <w:spacing w:after="240" w:before="24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Cliente-Servidor en 3 capas:</w:t>
        <w:br w:type="textWrapping"/>
      </w:r>
    </w:p>
    <w:p w:rsidR="00000000" w:rsidDel="00000000" w:rsidP="00000000" w:rsidRDefault="00000000" w:rsidRPr="00000000" w14:paraId="000007FB">
      <w:pPr>
        <w:spacing w:after="240" w:before="240" w:lineRule="auto"/>
        <w:ind w:left="1080" w:firstLine="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Frontend:</w:t>
      </w:r>
      <w:r w:rsidDel="00000000" w:rsidR="00000000" w:rsidRPr="00000000">
        <w:rPr>
          <w:rFonts w:ascii="Arial" w:cs="Arial" w:eastAsia="Arial" w:hAnsi="Arial"/>
          <w:sz w:val="24"/>
          <w:szCs w:val="24"/>
          <w:rtl w:val="0"/>
        </w:rPr>
        <w:t xml:space="preserve"> React + Vite (UI, lógica de presentación).</w:t>
        <w:br w:type="textWrapping"/>
      </w:r>
    </w:p>
    <w:p w:rsidR="00000000" w:rsidDel="00000000" w:rsidP="00000000" w:rsidRDefault="00000000" w:rsidRPr="00000000" w14:paraId="000007FC">
      <w:pPr>
        <w:spacing w:after="240" w:before="240" w:lineRule="auto"/>
        <w:ind w:left="1080" w:firstLine="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Backend:</w:t>
      </w:r>
      <w:r w:rsidDel="00000000" w:rsidR="00000000" w:rsidRPr="00000000">
        <w:rPr>
          <w:rFonts w:ascii="Arial" w:cs="Arial" w:eastAsia="Arial" w:hAnsi="Arial"/>
          <w:sz w:val="24"/>
          <w:szCs w:val="24"/>
          <w:rtl w:val="0"/>
        </w:rPr>
        <w:t xml:space="preserve"> Node.js + Express (API REST).</w:t>
        <w:br w:type="textWrapping"/>
      </w:r>
    </w:p>
    <w:p w:rsidR="00000000" w:rsidDel="00000000" w:rsidP="00000000" w:rsidRDefault="00000000" w:rsidRPr="00000000" w14:paraId="000007FD">
      <w:pPr>
        <w:spacing w:after="240" w:before="240" w:lineRule="auto"/>
        <w:ind w:left="1080" w:firstLine="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de Datos:</w:t>
      </w:r>
      <w:r w:rsidDel="00000000" w:rsidR="00000000" w:rsidRPr="00000000">
        <w:rPr>
          <w:rFonts w:ascii="Arial" w:cs="Arial" w:eastAsia="Arial" w:hAnsi="Arial"/>
          <w:sz w:val="24"/>
          <w:szCs w:val="24"/>
          <w:rtl w:val="0"/>
        </w:rPr>
        <w:t xml:space="preserve"> MySQL.</w:t>
        <w:br w:type="textWrapping"/>
      </w:r>
    </w:p>
    <w:p w:rsidR="00000000" w:rsidDel="00000000" w:rsidP="00000000" w:rsidRDefault="00000000" w:rsidRPr="00000000" w14:paraId="000007FE">
      <w:pPr>
        <w:pStyle w:val="Heading5"/>
        <w:rPr>
          <w:rFonts w:ascii="Arial" w:cs="Arial" w:eastAsia="Arial" w:hAnsi="Arial"/>
          <w:color w:val="000000"/>
          <w:sz w:val="24"/>
          <w:szCs w:val="24"/>
        </w:rPr>
      </w:pPr>
      <w:bookmarkStart w:colFirst="0" w:colLast="0" w:name="_heading=h.ubev3i9fsn02" w:id="210"/>
      <w:bookmarkEnd w:id="210"/>
      <w:r w:rsidDel="00000000" w:rsidR="00000000" w:rsidRPr="00000000">
        <w:rPr>
          <w:rtl w:val="0"/>
        </w:rPr>
      </w:r>
    </w:p>
    <w:sdt>
      <w:sdtPr>
        <w:lock w:val="contentLocked"/>
        <w:id w:val="656344798"/>
        <w:tag w:val="goog_rdk_64"/>
      </w:sdtPr>
      <w:sdtContent>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795"/>
            <w:gridCol w:w="3029"/>
            <w:tblGridChange w:id="0">
              <w:tblGrid>
                <w:gridCol w:w="2205"/>
                <w:gridCol w:w="3795"/>
                <w:gridCol w:w="3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FF">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arquitectura</w:t>
                </w:r>
              </w:p>
            </w:tc>
            <w:tc>
              <w:tcPr>
                <w:tcMar>
                  <w:top w:w="100.0" w:type="dxa"/>
                  <w:left w:w="100.0" w:type="dxa"/>
                  <w:bottom w:w="100.0" w:type="dxa"/>
                  <w:right w:w="100.0" w:type="dxa"/>
                </w:tcMar>
              </w:tcPr>
              <w:p w:rsidR="00000000" w:rsidDel="00000000" w:rsidP="00000000" w:rsidRDefault="00000000" w:rsidRPr="00000000" w14:paraId="00000800">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Beneficios</w:t>
                </w:r>
              </w:p>
            </w:tc>
            <w:tc>
              <w:tcPr>
                <w:tcMar>
                  <w:top w:w="100.0" w:type="dxa"/>
                  <w:left w:w="100.0" w:type="dxa"/>
                  <w:bottom w:w="100.0" w:type="dxa"/>
                  <w:right w:w="100.0" w:type="dxa"/>
                </w:tcMar>
              </w:tcPr>
              <w:p w:rsidR="00000000" w:rsidDel="00000000" w:rsidP="00000000" w:rsidRDefault="00000000" w:rsidRPr="00000000" w14:paraId="00000801">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Consideraciones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0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React + Vite </w:t>
                </w:r>
              </w:p>
            </w:tc>
            <w:tc>
              <w:tcPr>
                <w:tcMar>
                  <w:top w:w="100.0" w:type="dxa"/>
                  <w:left w:w="100.0" w:type="dxa"/>
                  <w:bottom w:w="100.0" w:type="dxa"/>
                  <w:right w:w="100.0" w:type="dxa"/>
                </w:tcMar>
              </w:tcPr>
              <w:p w:rsidR="00000000" w:rsidDel="00000000" w:rsidP="00000000" w:rsidRDefault="00000000" w:rsidRPr="00000000" w14:paraId="0000080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Alta performance, hot reload, ecosistema maduro</w:t>
                </w:r>
              </w:p>
            </w:tc>
            <w:tc>
              <w:tcPr>
                <w:tcMar>
                  <w:top w:w="100.0" w:type="dxa"/>
                  <w:left w:w="100.0" w:type="dxa"/>
                  <w:bottom w:w="100.0" w:type="dxa"/>
                  <w:right w:w="100.0" w:type="dxa"/>
                </w:tcMar>
              </w:tcPr>
              <w:p w:rsidR="00000000" w:rsidDel="00000000" w:rsidP="00000000" w:rsidRDefault="00000000" w:rsidRPr="00000000" w14:paraId="0000080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Necesidad de conocimientos en JS moderno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0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Node + Express</w:t>
                </w:r>
              </w:p>
            </w:tc>
            <w:tc>
              <w:tcPr>
                <w:tcMar>
                  <w:top w:w="100.0" w:type="dxa"/>
                  <w:left w:w="100.0" w:type="dxa"/>
                  <w:bottom w:w="100.0" w:type="dxa"/>
                  <w:right w:w="100.0" w:type="dxa"/>
                </w:tcMar>
              </w:tcPr>
              <w:p w:rsidR="00000000" w:rsidDel="00000000" w:rsidP="00000000" w:rsidRDefault="00000000" w:rsidRPr="00000000" w14:paraId="0000080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Rápido, no bloqueante, escalable</w:t>
                </w:r>
              </w:p>
            </w:tc>
            <w:tc>
              <w:tcPr>
                <w:tcMar>
                  <w:top w:w="100.0" w:type="dxa"/>
                  <w:left w:w="100.0" w:type="dxa"/>
                  <w:bottom w:w="100.0" w:type="dxa"/>
                  <w:right w:w="100.0" w:type="dxa"/>
                </w:tcMar>
              </w:tcPr>
              <w:p w:rsidR="00000000" w:rsidDel="00000000" w:rsidP="00000000" w:rsidRDefault="00000000" w:rsidRPr="00000000" w14:paraId="0000080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Menor rendimiento en procesos muy intensivos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0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MySQL</w:t>
                </w:r>
              </w:p>
            </w:tc>
            <w:tc>
              <w:tcPr>
                <w:tcMar>
                  <w:top w:w="100.0" w:type="dxa"/>
                  <w:left w:w="100.0" w:type="dxa"/>
                  <w:bottom w:w="100.0" w:type="dxa"/>
                  <w:right w:w="100.0" w:type="dxa"/>
                </w:tcMar>
              </w:tcPr>
              <w:p w:rsidR="00000000" w:rsidDel="00000000" w:rsidP="00000000" w:rsidRDefault="00000000" w:rsidRPr="00000000" w14:paraId="0000080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Estable, ampliamente soportado, ACID</w:t>
                </w:r>
              </w:p>
            </w:tc>
            <w:tc>
              <w:tcPr>
                <w:tcMar>
                  <w:top w:w="100.0" w:type="dxa"/>
                  <w:left w:w="100.0" w:type="dxa"/>
                  <w:bottom w:w="100.0" w:type="dxa"/>
                  <w:right w:w="100.0" w:type="dxa"/>
                </w:tcMar>
              </w:tcPr>
              <w:p w:rsidR="00000000" w:rsidDel="00000000" w:rsidP="00000000" w:rsidRDefault="00000000" w:rsidRPr="00000000" w14:paraId="0000080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Requiere optimización en consultas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0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REST</w:t>
                </w:r>
              </w:p>
            </w:tc>
            <w:tc>
              <w:tcPr>
                <w:tcMar>
                  <w:top w:w="100.0" w:type="dxa"/>
                  <w:left w:w="100.0" w:type="dxa"/>
                  <w:bottom w:w="100.0" w:type="dxa"/>
                  <w:right w:w="100.0" w:type="dxa"/>
                </w:tcMar>
              </w:tcPr>
              <w:p w:rsidR="00000000" w:rsidDel="00000000" w:rsidP="00000000" w:rsidRDefault="00000000" w:rsidRPr="00000000" w14:paraId="0000080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Flexibilidad, integración sencilla con frontend</w:t>
                </w:r>
              </w:p>
            </w:tc>
            <w:tc>
              <w:tcPr>
                <w:tcMar>
                  <w:top w:w="100.0" w:type="dxa"/>
                  <w:left w:w="100.0" w:type="dxa"/>
                  <w:bottom w:w="100.0" w:type="dxa"/>
                  <w:right w:w="100.0" w:type="dxa"/>
                </w:tcMar>
              </w:tcPr>
              <w:p w:rsidR="00000000" w:rsidDel="00000000" w:rsidP="00000000" w:rsidRDefault="00000000" w:rsidRPr="00000000" w14:paraId="0000080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Controlar seguridad (CORS, autenticación)</w:t>
                </w:r>
              </w:p>
            </w:tc>
          </w:tr>
        </w:tbl>
      </w:sdtContent>
    </w:sdt>
    <w:p w:rsidR="00000000" w:rsidDel="00000000" w:rsidP="00000000" w:rsidRDefault="00000000" w:rsidRPr="00000000" w14:paraId="0000080E">
      <w:pP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0F">
      <w:pPr>
        <w:pStyle w:val="Heading3"/>
        <w:keepNext w:val="0"/>
        <w:keepLines w:val="0"/>
        <w:spacing w:after="80" w:before="280" w:line="259" w:lineRule="auto"/>
        <w:rPr/>
      </w:pPr>
      <w:bookmarkStart w:colFirst="0" w:colLast="0" w:name="_heading=h.nkju6su7mfiy" w:id="211"/>
      <w:bookmarkEnd w:id="211"/>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Aquí se describe el modelo ER simplificado:</w:t>
      </w:r>
    </w:p>
    <w:p w:rsidR="00000000" w:rsidDel="00000000" w:rsidP="00000000" w:rsidRDefault="00000000" w:rsidRPr="00000000" w14:paraId="00000811">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Usuarios 1 -------- * Expedientes</w:t>
      </w:r>
    </w:p>
    <w:p w:rsidR="00000000" w:rsidDel="00000000" w:rsidP="00000000" w:rsidRDefault="00000000" w:rsidRPr="00000000" w14:paraId="00000812">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Usuarios 1 -------- * Observaciones</w:t>
      </w:r>
    </w:p>
    <w:p w:rsidR="00000000" w:rsidDel="00000000" w:rsidP="00000000" w:rsidRDefault="00000000" w:rsidRPr="00000000" w14:paraId="00000813">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Usuarios 1 -------- * Documentos</w:t>
      </w:r>
    </w:p>
    <w:p w:rsidR="00000000" w:rsidDel="00000000" w:rsidP="00000000" w:rsidRDefault="00000000" w:rsidRPr="00000000" w14:paraId="0000081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5">
      <w:pPr>
        <w:rPr>
          <w:rFonts w:ascii="Arial" w:cs="Arial" w:eastAsia="Arial" w:hAnsi="Arial"/>
          <w:sz w:val="24"/>
          <w:szCs w:val="24"/>
        </w:rPr>
      </w:pPr>
      <w:r w:rsidDel="00000000" w:rsidR="00000000" w:rsidRPr="00000000">
        <w:rPr>
          <w:rFonts w:ascii="Arial" w:cs="Arial" w:eastAsia="Arial" w:hAnsi="Arial"/>
          <w:sz w:val="24"/>
          <w:szCs w:val="24"/>
          <w:rtl w:val="0"/>
        </w:rPr>
        <w:t xml:space="preserve">Expedientes 1 ----- * Documentos</w:t>
      </w:r>
    </w:p>
    <w:p w:rsidR="00000000" w:rsidDel="00000000" w:rsidP="00000000" w:rsidRDefault="00000000" w:rsidRPr="00000000" w14:paraId="00000816">
      <w:pPr>
        <w:rPr>
          <w:rFonts w:ascii="Arial" w:cs="Arial" w:eastAsia="Arial" w:hAnsi="Arial"/>
          <w:sz w:val="24"/>
          <w:szCs w:val="24"/>
        </w:rPr>
      </w:pPr>
      <w:r w:rsidDel="00000000" w:rsidR="00000000" w:rsidRPr="00000000">
        <w:rPr>
          <w:rFonts w:ascii="Arial" w:cs="Arial" w:eastAsia="Arial" w:hAnsi="Arial"/>
          <w:sz w:val="24"/>
          <w:szCs w:val="24"/>
          <w:rtl w:val="0"/>
        </w:rPr>
        <w:t xml:space="preserve">Expedientes 1 ----- * Historial_Expediente</w:t>
      </w:r>
    </w:p>
    <w:p w:rsidR="00000000" w:rsidDel="00000000" w:rsidP="00000000" w:rsidRDefault="00000000" w:rsidRPr="00000000" w14:paraId="00000817">
      <w:pPr>
        <w:rPr>
          <w:rFonts w:ascii="Arial" w:cs="Arial" w:eastAsia="Arial" w:hAnsi="Arial"/>
          <w:sz w:val="24"/>
          <w:szCs w:val="24"/>
        </w:rPr>
      </w:pPr>
      <w:r w:rsidDel="00000000" w:rsidR="00000000" w:rsidRPr="00000000">
        <w:rPr>
          <w:rFonts w:ascii="Arial" w:cs="Arial" w:eastAsia="Arial" w:hAnsi="Arial"/>
          <w:sz w:val="24"/>
          <w:szCs w:val="24"/>
          <w:rtl w:val="0"/>
        </w:rPr>
        <w:t xml:space="preserve">Expedientes 1 ----- * Observaciones</w:t>
      </w:r>
    </w:p>
    <w:p w:rsidR="00000000" w:rsidDel="00000000" w:rsidP="00000000" w:rsidRDefault="00000000" w:rsidRPr="00000000" w14:paraId="00000818">
      <w:pPr>
        <w:rPr>
          <w:rFonts w:ascii="Arial" w:cs="Arial" w:eastAsia="Arial" w:hAnsi="Arial"/>
          <w:sz w:val="24"/>
          <w:szCs w:val="24"/>
        </w:rPr>
      </w:pPr>
      <w:r w:rsidDel="00000000" w:rsidR="00000000" w:rsidRPr="00000000">
        <w:rPr>
          <w:rFonts w:ascii="Arial" w:cs="Arial" w:eastAsia="Arial" w:hAnsi="Arial"/>
          <w:sz w:val="24"/>
          <w:szCs w:val="24"/>
          <w:rtl w:val="0"/>
        </w:rPr>
        <w:t xml:space="preserve">Expedientes 1 ----- * Pagos</w:t>
      </w:r>
    </w:p>
    <w:p w:rsidR="00000000" w:rsidDel="00000000" w:rsidP="00000000" w:rsidRDefault="00000000" w:rsidRPr="00000000" w14:paraId="0000081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A">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Usuarios * -------- 1 Roles</w:t>
      </w:r>
    </w:p>
    <w:p w:rsidR="00000000" w:rsidDel="00000000" w:rsidP="00000000" w:rsidRDefault="00000000" w:rsidRPr="00000000" w14:paraId="0000081B">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Usuarios * -------- 1 Departamentos</w:t>
      </w:r>
    </w:p>
    <w:p w:rsidR="00000000" w:rsidDel="00000000" w:rsidP="00000000" w:rsidRDefault="00000000" w:rsidRPr="00000000" w14:paraId="0000081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D">
      <w:pPr>
        <w:rPr>
          <w:rFonts w:ascii="Arial" w:cs="Arial" w:eastAsia="Arial" w:hAnsi="Arial"/>
          <w:sz w:val="24"/>
          <w:szCs w:val="24"/>
        </w:rPr>
      </w:pPr>
      <w:r w:rsidDel="00000000" w:rsidR="00000000" w:rsidRPr="00000000">
        <w:rPr>
          <w:rFonts w:ascii="Arial" w:cs="Arial" w:eastAsia="Arial" w:hAnsi="Arial"/>
          <w:sz w:val="24"/>
          <w:szCs w:val="24"/>
          <w:rtl w:val="0"/>
        </w:rPr>
        <w:t xml:space="preserve">Roles * -------- * Permisos</w:t>
      </w:r>
    </w:p>
    <w:p w:rsidR="00000000" w:rsidDel="00000000" w:rsidP="00000000" w:rsidRDefault="00000000" w:rsidRPr="00000000" w14:paraId="0000081E">
      <w:pPr>
        <w:numPr>
          <w:ilvl w:val="0"/>
          <w:numId w:val="3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b w:val="1"/>
          <w:bCs w:val="1"/>
          <w:sz w:val="24"/>
          <w:szCs w:val="24"/>
          <w:rtl w:val="0"/>
        </w:rPr>
        <w:t xml:space="preserve">usuario</w:t>
      </w:r>
      <w:r w:rsidDel="00000000" w:rsidR="00000000" w:rsidRPr="00000000">
        <w:rPr>
          <w:rFonts w:ascii="Arial" w:cs="Arial" w:eastAsia="Arial" w:hAnsi="Arial"/>
          <w:sz w:val="24"/>
          <w:szCs w:val="24"/>
          <w:rtl w:val="0"/>
        </w:rPr>
        <w:t xml:space="preserve"> puede crear </w:t>
      </w:r>
      <w:r w:rsidDel="00000000" w:rsidR="00000000" w:rsidRPr="00000000">
        <w:rPr>
          <w:rFonts w:ascii="Arial" w:cs="Arial" w:eastAsia="Arial" w:hAnsi="Arial"/>
          <w:b w:val="1"/>
          <w:bCs w:val="1"/>
          <w:sz w:val="24"/>
          <w:szCs w:val="24"/>
          <w:rtl w:val="0"/>
        </w:rPr>
        <w:t xml:space="preserve">muchos expedientes</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81F">
      <w:pPr>
        <w:numPr>
          <w:ilvl w:val="0"/>
          <w:numId w:val="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b w:val="1"/>
          <w:bCs w:val="1"/>
          <w:sz w:val="24"/>
          <w:szCs w:val="24"/>
          <w:rtl w:val="0"/>
        </w:rPr>
        <w:t xml:space="preserve">expediente</w:t>
      </w:r>
      <w:r w:rsidDel="00000000" w:rsidR="00000000" w:rsidRPr="00000000">
        <w:rPr>
          <w:rFonts w:ascii="Arial" w:cs="Arial" w:eastAsia="Arial" w:hAnsi="Arial"/>
          <w:sz w:val="24"/>
          <w:szCs w:val="24"/>
          <w:rtl w:val="0"/>
        </w:rPr>
        <w:t xml:space="preserve"> puede tener </w:t>
      </w:r>
      <w:r w:rsidDel="00000000" w:rsidR="00000000" w:rsidRPr="00000000">
        <w:rPr>
          <w:rFonts w:ascii="Arial" w:cs="Arial" w:eastAsia="Arial" w:hAnsi="Arial"/>
          <w:b w:val="1"/>
          <w:bCs w:val="1"/>
          <w:sz w:val="24"/>
          <w:szCs w:val="24"/>
          <w:rtl w:val="0"/>
        </w:rPr>
        <w:t xml:space="preserve">muchos documentos</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820">
      <w:pPr>
        <w:numPr>
          <w:ilvl w:val="0"/>
          <w:numId w:val="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b w:val="1"/>
          <w:bCs w:val="1"/>
          <w:sz w:val="24"/>
          <w:szCs w:val="24"/>
          <w:rtl w:val="0"/>
        </w:rPr>
        <w:t xml:space="preserve">expediente</w:t>
      </w:r>
      <w:r w:rsidDel="00000000" w:rsidR="00000000" w:rsidRPr="00000000">
        <w:rPr>
          <w:rFonts w:ascii="Arial" w:cs="Arial" w:eastAsia="Arial" w:hAnsi="Arial"/>
          <w:sz w:val="24"/>
          <w:szCs w:val="24"/>
          <w:rtl w:val="0"/>
        </w:rPr>
        <w:t xml:space="preserve"> registra </w:t>
      </w:r>
      <w:r w:rsidDel="00000000" w:rsidR="00000000" w:rsidRPr="00000000">
        <w:rPr>
          <w:rFonts w:ascii="Arial" w:cs="Arial" w:eastAsia="Arial" w:hAnsi="Arial"/>
          <w:b w:val="1"/>
          <w:bCs w:val="1"/>
          <w:sz w:val="24"/>
          <w:szCs w:val="24"/>
          <w:rtl w:val="0"/>
        </w:rPr>
        <w:t xml:space="preserve">muchos movimientos en el historial</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821">
      <w:pPr>
        <w:numPr>
          <w:ilvl w:val="0"/>
          <w:numId w:val="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b w:val="1"/>
          <w:bCs w:val="1"/>
          <w:sz w:val="24"/>
          <w:szCs w:val="24"/>
          <w:rtl w:val="0"/>
        </w:rPr>
        <w:t xml:space="preserve">expediente</w:t>
      </w:r>
      <w:r w:rsidDel="00000000" w:rsidR="00000000" w:rsidRPr="00000000">
        <w:rPr>
          <w:rFonts w:ascii="Arial" w:cs="Arial" w:eastAsia="Arial" w:hAnsi="Arial"/>
          <w:sz w:val="24"/>
          <w:szCs w:val="24"/>
          <w:rtl w:val="0"/>
        </w:rPr>
        <w:t xml:space="preserve"> puede tener </w:t>
      </w:r>
      <w:r w:rsidDel="00000000" w:rsidR="00000000" w:rsidRPr="00000000">
        <w:rPr>
          <w:rFonts w:ascii="Arial" w:cs="Arial" w:eastAsia="Arial" w:hAnsi="Arial"/>
          <w:b w:val="1"/>
          <w:bCs w:val="1"/>
          <w:sz w:val="24"/>
          <w:szCs w:val="24"/>
          <w:rtl w:val="0"/>
        </w:rPr>
        <w:t xml:space="preserve">muchas observaciones</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822">
      <w:pPr>
        <w:numPr>
          <w:ilvl w:val="0"/>
          <w:numId w:val="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b w:val="1"/>
          <w:bCs w:val="1"/>
          <w:sz w:val="24"/>
          <w:szCs w:val="24"/>
          <w:rtl w:val="0"/>
        </w:rPr>
        <w:t xml:space="preserve">expediente</w:t>
      </w:r>
      <w:r w:rsidDel="00000000" w:rsidR="00000000" w:rsidRPr="00000000">
        <w:rPr>
          <w:rFonts w:ascii="Arial" w:cs="Arial" w:eastAsia="Arial" w:hAnsi="Arial"/>
          <w:sz w:val="24"/>
          <w:szCs w:val="24"/>
          <w:rtl w:val="0"/>
        </w:rPr>
        <w:t xml:space="preserve"> puede tener </w:t>
      </w:r>
      <w:r w:rsidDel="00000000" w:rsidR="00000000" w:rsidRPr="00000000">
        <w:rPr>
          <w:rFonts w:ascii="Arial" w:cs="Arial" w:eastAsia="Arial" w:hAnsi="Arial"/>
          <w:b w:val="1"/>
          <w:bCs w:val="1"/>
          <w:sz w:val="24"/>
          <w:szCs w:val="24"/>
          <w:rtl w:val="0"/>
        </w:rPr>
        <w:t xml:space="preserve">un pago</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823">
      <w:pPr>
        <w:numPr>
          <w:ilvl w:val="0"/>
          <w:numId w:val="3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w:t>
      </w:r>
      <w:r w:rsidDel="00000000" w:rsidR="00000000" w:rsidRPr="00000000">
        <w:rPr>
          <w:rFonts w:ascii="Arial" w:cs="Arial" w:eastAsia="Arial" w:hAnsi="Arial"/>
          <w:b w:val="1"/>
          <w:bCs w:val="1"/>
          <w:sz w:val="24"/>
          <w:szCs w:val="24"/>
          <w:rtl w:val="0"/>
        </w:rPr>
        <w:t xml:space="preserve">usuario pertenece a un rol</w:t>
      </w:r>
      <w:r w:rsidDel="00000000" w:rsidR="00000000" w:rsidRPr="00000000">
        <w:rPr>
          <w:rFonts w:ascii="Arial" w:cs="Arial" w:eastAsia="Arial" w:hAnsi="Arial"/>
          <w:sz w:val="24"/>
          <w:szCs w:val="24"/>
          <w:rtl w:val="0"/>
        </w:rPr>
        <w:t xml:space="preserve"> y a </w:t>
      </w:r>
      <w:r w:rsidDel="00000000" w:rsidR="00000000" w:rsidRPr="00000000">
        <w:rPr>
          <w:rFonts w:ascii="Arial" w:cs="Arial" w:eastAsia="Arial" w:hAnsi="Arial"/>
          <w:b w:val="1"/>
          <w:bCs w:val="1"/>
          <w:sz w:val="24"/>
          <w:szCs w:val="24"/>
          <w:rtl w:val="0"/>
        </w:rPr>
        <w:t xml:space="preserve">un departamento</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824">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3rsyepmuhjnt" w:id="212"/>
      <w:bookmarkEnd w:id="212"/>
      <w:r w:rsidDel="00000000" w:rsidR="00000000" w:rsidRPr="00000000">
        <w:rPr>
          <w:rFonts w:ascii="Arial" w:cs="Arial" w:eastAsia="Arial" w:hAnsi="Arial"/>
          <w:b w:val="1"/>
          <w:bCs w:val="1"/>
          <w:color w:val="000000"/>
          <w:sz w:val="24"/>
          <w:szCs w:val="24"/>
          <w:rtl w:val="0"/>
        </w:rPr>
        <w:t xml:space="preserve">Normalización del Modelo de Datos</w:t>
      </w:r>
    </w:p>
    <w:p w:rsidR="00000000" w:rsidDel="00000000" w:rsidP="00000000" w:rsidRDefault="00000000" w:rsidRPr="00000000" w14:paraId="000008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modelo sigue las normas de la </w:t>
      </w:r>
      <w:r w:rsidDel="00000000" w:rsidR="00000000" w:rsidRPr="00000000">
        <w:rPr>
          <w:rFonts w:ascii="Arial" w:cs="Arial" w:eastAsia="Arial" w:hAnsi="Arial"/>
          <w:b w:val="1"/>
          <w:bCs w:val="1"/>
          <w:sz w:val="24"/>
          <w:szCs w:val="24"/>
          <w:rtl w:val="0"/>
        </w:rPr>
        <w:t xml:space="preserve">3NF (Tercera Forma Normal)</w:t>
      </w:r>
      <w:r w:rsidDel="00000000" w:rsidR="00000000" w:rsidRPr="00000000">
        <w:rPr>
          <w:rFonts w:ascii="Arial" w:cs="Arial" w:eastAsia="Arial" w:hAnsi="Arial"/>
          <w:sz w:val="24"/>
          <w:szCs w:val="24"/>
          <w:rtl w:val="0"/>
        </w:rPr>
        <w:t xml:space="preserve">, lo que garantiza la eliminación de redundancias y dependencias no deseadas. La estructura está organizada de manera que los datos sean fácilmente escalables y se mantenga la integridad referencial.</w:t>
      </w:r>
    </w:p>
    <w:p w:rsidR="00000000" w:rsidDel="00000000" w:rsidP="00000000" w:rsidRDefault="00000000" w:rsidRPr="00000000" w14:paraId="00000827">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q9bi2kcn86ur" w:id="213"/>
      <w:bookmarkEnd w:id="213"/>
      <w:r w:rsidDel="00000000" w:rsidR="00000000" w:rsidRPr="00000000">
        <w:rPr>
          <w:rFonts w:ascii="Arial" w:cs="Arial" w:eastAsia="Arial" w:hAnsi="Arial"/>
          <w:b w:val="1"/>
          <w:bCs w:val="1"/>
          <w:color w:val="000000"/>
          <w:sz w:val="24"/>
          <w:szCs w:val="24"/>
          <w:rtl w:val="0"/>
        </w:rPr>
        <w:t xml:space="preserve">Conclusión</w:t>
      </w:r>
    </w:p>
    <w:p w:rsidR="00000000" w:rsidDel="00000000" w:rsidP="00000000" w:rsidRDefault="00000000" w:rsidRPr="00000000" w14:paraId="000008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modelo de datos proporciona la estructura necesaria para gestionar la creación, seguimiento y resolución de los expedientes digitales en el sistema. Las relaciones entre las entidades están definidas de manera que aseguran un flujo eficiente y claro de información entre los diferentes actores y procesos del sistema.</w:t>
      </w:r>
    </w:p>
    <w:p w:rsidR="00000000" w:rsidDel="00000000" w:rsidP="00000000" w:rsidRDefault="00000000" w:rsidRPr="00000000" w14:paraId="0000082A">
      <w:pPr>
        <w:tabs>
          <w:tab w:val="left" w:leader="none" w:pos="1320"/>
          <w:tab w:val="right" w:leader="none" w:pos="8828"/>
        </w:tabs>
        <w:spacing w:after="100" w:lineRule="auto"/>
        <w:ind w:left="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B">
      <w:pPr>
        <w:pStyle w:val="Heading2"/>
        <w:tabs>
          <w:tab w:val="left" w:leader="none" w:pos="1320"/>
          <w:tab w:val="right" w:leader="none" w:pos="8828"/>
        </w:tabs>
        <w:spacing w:after="100" w:lineRule="auto"/>
        <w:rPr>
          <w:rFonts w:ascii="Arial" w:cs="Arial" w:eastAsia="Arial" w:hAnsi="Arial"/>
          <w:b w:val="1"/>
          <w:bCs w:val="1"/>
          <w:color w:val="000000"/>
          <w:sz w:val="24"/>
          <w:szCs w:val="24"/>
        </w:rPr>
      </w:pPr>
      <w:bookmarkStart w:colFirst="0" w:colLast="0" w:name="_heading=h.p3zkjdsufkzo" w:id="214"/>
      <w:bookmarkEnd w:id="214"/>
      <w:hyperlink r:id="rId11">
        <w:r w:rsidDel="00000000" w:rsidR="00000000" w:rsidRPr="00000000">
          <w:rPr>
            <w:rFonts w:ascii="Arial" w:cs="Arial" w:eastAsia="Arial" w:hAnsi="Arial"/>
            <w:b w:val="1"/>
            <w:bCs w:val="1"/>
            <w:color w:val="000000"/>
            <w:sz w:val="24"/>
            <w:szCs w:val="24"/>
            <w:rtl w:val="0"/>
          </w:rPr>
          <w:t xml:space="preserve">6.2.2.2   Mockup</w:t>
        </w:r>
      </w:hyperlink>
      <w:r w:rsidDel="00000000" w:rsidR="00000000" w:rsidRPr="00000000">
        <w:rPr>
          <w:rtl w:val="0"/>
        </w:rPr>
      </w:r>
    </w:p>
    <w:p w:rsidR="00000000" w:rsidDel="00000000" w:rsidP="00000000" w:rsidRDefault="00000000" w:rsidRPr="00000000" w14:paraId="000008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Dado que el sistema SIGEDEX se encuentra desarrollado en una etapa avanzada, se presentan a continuación capturas reales de las principales interfaces de usuario, las cuales cumplen el rol de mockups funcionales.</w:t>
      </w:r>
    </w:p>
    <w:p w:rsidR="00000000" w:rsidDel="00000000" w:rsidP="00000000" w:rsidRDefault="00000000" w:rsidRPr="00000000" w14:paraId="0000082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pantallas permiten visualizar la implementación concreta del diseño propuesto, evidenciando la coherencia entre los requerimientos funcionales, el modelo de datos y la experiencia de usuario.</w:t>
      </w:r>
    </w:p>
    <w:p w:rsidR="00000000" w:rsidDel="00000000" w:rsidP="00000000" w:rsidRDefault="00000000" w:rsidRPr="00000000" w14:paraId="0000082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Las capturas corresponden a las funcionalidades principales del sistema, tales como inicio de sesión, panel del presentante, gestión de expedientes, seguimiento del trámite, etc.</w:t>
      </w:r>
      <w:r w:rsidDel="00000000" w:rsidR="00000000" w:rsidRPr="00000000">
        <w:rPr>
          <w:rtl w:val="0"/>
        </w:rPr>
      </w:r>
    </w:p>
    <w:p w:rsidR="00000000" w:rsidDel="00000000" w:rsidP="00000000" w:rsidRDefault="00000000" w:rsidRPr="00000000" w14:paraId="00000830">
      <w:pPr>
        <w:spacing w:after="240" w:befor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3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Pantalla de Inicio de Sesion</w:t>
      </w:r>
    </w:p>
    <w:p w:rsidR="00000000" w:rsidDel="00000000" w:rsidP="00000000" w:rsidRDefault="00000000" w:rsidRPr="00000000" w14:paraId="0000083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80670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4864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Muestra:</w:t>
      </w:r>
    </w:p>
    <w:p w:rsidR="00000000" w:rsidDel="00000000" w:rsidP="00000000" w:rsidRDefault="00000000" w:rsidRPr="00000000" w14:paraId="00000834">
      <w:pPr>
        <w:numPr>
          <w:ilvl w:val="0"/>
          <w:numId w:val="2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Autenticación de usuarios</w:t>
        <w:br w:type="textWrapping"/>
      </w:r>
    </w:p>
    <w:p w:rsidR="00000000" w:rsidDel="00000000" w:rsidP="00000000" w:rsidRDefault="00000000" w:rsidRPr="00000000" w14:paraId="00000835">
      <w:pPr>
        <w:numPr>
          <w:ilvl w:val="0"/>
          <w:numId w:val="2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Roles (presentante / administrativo / técnico)</w:t>
        <w:br w:type="textWrapping"/>
      </w:r>
    </w:p>
    <w:p w:rsidR="00000000" w:rsidDel="00000000" w:rsidP="00000000" w:rsidRDefault="00000000" w:rsidRPr="00000000" w14:paraId="0000083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Justifica:</w:t>
      </w:r>
    </w:p>
    <w:p w:rsidR="00000000" w:rsidDel="00000000" w:rsidP="00000000" w:rsidRDefault="00000000" w:rsidRPr="00000000" w14:paraId="00000837">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Seguridad</w:t>
        <w:br w:type="textWrapping"/>
      </w:r>
    </w:p>
    <w:p w:rsidR="00000000" w:rsidDel="00000000" w:rsidP="00000000" w:rsidRDefault="00000000" w:rsidRPr="00000000" w14:paraId="00000838">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de acceso</w:t>
        <w:br w:type="textWrapping"/>
      </w:r>
    </w:p>
    <w:p w:rsidR="00000000" w:rsidDel="00000000" w:rsidP="00000000" w:rsidRDefault="00000000" w:rsidRPr="00000000" w14:paraId="00000839">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requisitos no funcionales</w:t>
        <w:br w:type="textWrapping"/>
      </w:r>
    </w:p>
    <w:p w:rsidR="00000000" w:rsidDel="00000000" w:rsidP="00000000" w:rsidRDefault="00000000" w:rsidRPr="00000000" w14:paraId="0000083A">
      <w:pPr>
        <w:spacing w:after="240" w:before="240" w:lineRule="auto"/>
        <w:ind w:left="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Pantalla de inicio de sesión del sistema SIGEDEX con autenticación de usuarios.</w:t>
      </w:r>
    </w:p>
    <w:p w:rsidR="00000000" w:rsidDel="00000000" w:rsidP="00000000" w:rsidRDefault="00000000" w:rsidRPr="00000000" w14:paraId="0000083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3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3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3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3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Registro de Usuario</w:t>
      </w:r>
    </w:p>
    <w:p w:rsidR="00000000" w:rsidDel="00000000" w:rsidP="00000000" w:rsidRDefault="00000000" w:rsidRPr="00000000" w14:paraId="0000084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457825" cy="4876800"/>
            <wp:effectExtent b="0" l="0" r="0" t="0"/>
            <wp:docPr id="40"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4578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Muestra:</w:t>
      </w:r>
    </w:p>
    <w:p w:rsidR="00000000" w:rsidDel="00000000" w:rsidP="00000000" w:rsidRDefault="00000000" w:rsidRPr="00000000" w14:paraId="00000842">
      <w:pPr>
        <w:numPr>
          <w:ilvl w:val="0"/>
          <w:numId w:val="3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 usuarios externos</w:t>
        <w:br w:type="textWrapping"/>
      </w:r>
    </w:p>
    <w:p w:rsidR="00000000" w:rsidDel="00000000" w:rsidP="00000000" w:rsidRDefault="00000000" w:rsidRPr="00000000" w14:paraId="00000843">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Datos básicos</w:t>
        <w:br w:type="textWrapping"/>
      </w:r>
    </w:p>
    <w:p w:rsidR="00000000" w:rsidDel="00000000" w:rsidP="00000000" w:rsidRDefault="00000000" w:rsidRPr="00000000" w14:paraId="00000844">
      <w:pPr>
        <w:numPr>
          <w:ilvl w:val="0"/>
          <w:numId w:val="3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Flujo digital completo</w:t>
        <w:br w:type="textWrapping"/>
      </w:r>
    </w:p>
    <w:p w:rsidR="00000000" w:rsidDel="00000000" w:rsidP="00000000" w:rsidRDefault="00000000" w:rsidRPr="00000000" w14:paraId="0000084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Justifica:</w:t>
      </w:r>
    </w:p>
    <w:p w:rsidR="00000000" w:rsidDel="00000000" w:rsidP="00000000" w:rsidRDefault="00000000" w:rsidRPr="00000000" w14:paraId="00000846">
      <w:pPr>
        <w:numPr>
          <w:ilvl w:val="0"/>
          <w:numId w:val="12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Acceso remoto</w:t>
        <w:br w:type="textWrapping"/>
      </w:r>
    </w:p>
    <w:p w:rsidR="00000000" w:rsidDel="00000000" w:rsidP="00000000" w:rsidRDefault="00000000" w:rsidRPr="00000000" w14:paraId="00000847">
      <w:pPr>
        <w:numPr>
          <w:ilvl w:val="0"/>
          <w:numId w:val="12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trámites presenciales</w:t>
      </w:r>
    </w:p>
    <w:p w:rsidR="00000000" w:rsidDel="00000000" w:rsidP="00000000" w:rsidRDefault="00000000" w:rsidRPr="00000000" w14:paraId="0000084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4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E">
      <w:pPr>
        <w:pStyle w:val="Heading2"/>
        <w:tabs>
          <w:tab w:val="left" w:leader="none" w:pos="1320"/>
          <w:tab w:val="right" w:leader="none" w:pos="8828"/>
        </w:tabs>
        <w:spacing w:after="100" w:lineRule="auto"/>
        <w:rPr>
          <w:rFonts w:ascii="Arial" w:cs="Arial" w:eastAsia="Arial" w:hAnsi="Arial"/>
          <w:sz w:val="24"/>
          <w:szCs w:val="24"/>
        </w:rPr>
      </w:pPr>
      <w:bookmarkStart w:colFirst="0" w:colLast="0" w:name="_heading=h.9v49oolxcevy" w:id="215"/>
      <w:bookmarkEnd w:id="215"/>
      <w:hyperlink r:id="rId14">
        <w:r w:rsidDel="00000000" w:rsidR="00000000" w:rsidRPr="00000000">
          <w:rPr>
            <w:rFonts w:ascii="Arial" w:cs="Arial" w:eastAsia="Arial" w:hAnsi="Arial"/>
            <w:color w:val="1155cc"/>
            <w:sz w:val="24"/>
            <w:szCs w:val="24"/>
            <w:rtl w:val="0"/>
          </w:rPr>
          <w:t xml:space="preserve">6.2.2.3    Diagrama Entidad Relación</w:t>
        </w:r>
      </w:hyperlink>
      <w:r w:rsidDel="00000000" w:rsidR="00000000" w:rsidRPr="00000000">
        <w:rPr>
          <w:rtl w:val="0"/>
        </w:rPr>
      </w:r>
    </w:p>
    <w:p w:rsidR="00000000" w:rsidDel="00000000" w:rsidP="00000000" w:rsidRDefault="00000000" w:rsidRPr="00000000" w14:paraId="000008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50">
      <w:pPr>
        <w:rPr>
          <w:rFonts w:ascii="Arial" w:cs="Arial" w:eastAsia="Arial" w:hAnsi="Arial"/>
          <w:sz w:val="24"/>
          <w:szCs w:val="24"/>
        </w:rPr>
      </w:pPr>
      <w:bookmarkStart w:colFirst="0" w:colLast="0" w:name="_heading=h.hv0v53qasy3e" w:id="216"/>
      <w:bookmarkEnd w:id="216"/>
      <w:r w:rsidDel="00000000" w:rsidR="00000000" w:rsidRPr="00000000">
        <w:rPr>
          <w:rFonts w:ascii="Arial" w:cs="Arial" w:eastAsia="Arial" w:hAnsi="Arial"/>
          <w:sz w:val="24"/>
          <w:szCs w:val="24"/>
        </w:rPr>
        <w:drawing>
          <wp:inline distB="114300" distT="114300" distL="114300" distR="114300">
            <wp:extent cx="5848640" cy="3378200"/>
            <wp:effectExtent b="0" l="0" r="0" t="0"/>
            <wp:docPr id="3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84864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rPr>
          <w:rFonts w:ascii="Arial" w:cs="Arial" w:eastAsia="Arial" w:hAnsi="Arial"/>
          <w:sz w:val="24"/>
          <w:szCs w:val="24"/>
        </w:rPr>
      </w:pPr>
      <w:bookmarkStart w:colFirst="0" w:colLast="0" w:name="_heading=h.8efkn69m4jdi" w:id="217"/>
      <w:bookmarkEnd w:id="217"/>
      <w:r w:rsidDel="00000000" w:rsidR="00000000" w:rsidRPr="00000000">
        <w:rPr>
          <w:rtl w:val="0"/>
        </w:rPr>
      </w:r>
    </w:p>
    <w:p w:rsidR="00000000" w:rsidDel="00000000" w:rsidP="00000000" w:rsidRDefault="00000000" w:rsidRPr="00000000" w14:paraId="00000852">
      <w:pPr>
        <w:rPr>
          <w:rFonts w:ascii="Arial" w:cs="Arial" w:eastAsia="Arial" w:hAnsi="Arial"/>
          <w:sz w:val="24"/>
          <w:szCs w:val="24"/>
        </w:rPr>
      </w:pPr>
      <w:bookmarkStart w:colFirst="0" w:colLast="0" w:name="_heading=h.u0zvypssi0ua" w:id="218"/>
      <w:bookmarkEnd w:id="218"/>
      <w:r w:rsidDel="00000000" w:rsidR="00000000" w:rsidRPr="00000000">
        <w:rPr>
          <w:rtl w:val="0"/>
        </w:rPr>
      </w:r>
    </w:p>
    <w:p w:rsidR="00000000" w:rsidDel="00000000" w:rsidP="00000000" w:rsidRDefault="00000000" w:rsidRPr="00000000" w14:paraId="00000853">
      <w:pPr>
        <w:pStyle w:val="Heading3"/>
        <w:ind w:left="0" w:firstLine="0"/>
        <w:jc w:val="both"/>
        <w:rPr>
          <w:rFonts w:ascii="Arial" w:cs="Arial" w:eastAsia="Arial" w:hAnsi="Arial"/>
          <w:color w:val="000000"/>
          <w:sz w:val="24"/>
          <w:szCs w:val="24"/>
        </w:rPr>
      </w:pPr>
      <w:bookmarkStart w:colFirst="0" w:colLast="0" w:name="_heading=h.z5twbx4ixox6" w:id="220"/>
      <w:bookmarkEnd w:id="220"/>
      <w:r w:rsidDel="00000000" w:rsidR="00000000" w:rsidRPr="00000000">
        <w:rPr>
          <w:rFonts w:ascii="Arial" w:cs="Arial" w:eastAsia="Arial" w:hAnsi="Arial"/>
          <w:color w:val="000000"/>
          <w:sz w:val="24"/>
          <w:szCs w:val="24"/>
          <w:rtl w:val="0"/>
        </w:rPr>
        <w:t xml:space="preserve">6.2.2.4</w:t>
        <w:tab/>
        <w:t xml:space="preserve">Diagrama de </w:t>
      </w:r>
      <w:bookmarkStart w:colFirst="0" w:colLast="0" w:name="bookmark=id.qbunkr50kry" w:id="219"/>
      <w:bookmarkEnd w:id="219"/>
      <w:r w:rsidDel="00000000" w:rsidR="00000000" w:rsidRPr="00000000">
        <w:rPr>
          <w:rFonts w:ascii="Arial" w:cs="Arial" w:eastAsia="Arial" w:hAnsi="Arial"/>
          <w:color w:val="000000"/>
          <w:sz w:val="24"/>
          <w:szCs w:val="24"/>
          <w:rtl w:val="0"/>
        </w:rPr>
        <w:t xml:space="preserve">Colaboración</w:t>
      </w:r>
    </w:p>
    <w:p w:rsidR="00000000" w:rsidDel="00000000" w:rsidP="00000000" w:rsidRDefault="00000000" w:rsidRPr="00000000" w14:paraId="000008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55">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1"/>
        <w:keepNext w:val="0"/>
        <w:keepLines w:val="0"/>
        <w:spacing w:after="120" w:before="480" w:line="259" w:lineRule="auto"/>
        <w:rPr>
          <w:rFonts w:ascii="Arial" w:cs="Arial" w:eastAsia="Arial" w:hAnsi="Arial"/>
          <w:b w:val="1"/>
          <w:bCs w:val="1"/>
          <w:color w:val="000000"/>
          <w:sz w:val="24"/>
          <w:szCs w:val="24"/>
        </w:rPr>
      </w:pPr>
      <w:bookmarkStart w:colFirst="0" w:colLast="0" w:name="_heading=h.5dl7i1u95nw0" w:id="222"/>
      <w:bookmarkEnd w:id="222"/>
      <w:r w:rsidDel="00000000" w:rsidR="00000000" w:rsidRPr="00000000">
        <w:rPr>
          <w:rFonts w:ascii="Arial" w:cs="Arial" w:eastAsia="Arial" w:hAnsi="Arial"/>
          <w:b w:val="1"/>
          <w:bCs w:val="1"/>
          <w:color w:val="000000"/>
          <w:sz w:val="24"/>
          <w:szCs w:val="24"/>
          <w:rtl w:val="0"/>
        </w:rPr>
        <w:t xml:space="preserve"> 1. AUTENTICACIÓN</w:t>
      </w:r>
    </w:p>
    <w:p w:rsidR="00000000" w:rsidDel="00000000" w:rsidP="00000000" w:rsidRDefault="00000000" w:rsidRPr="00000000" w14:paraId="00000857">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z0f244dj03q8" w:id="223"/>
      <w:bookmarkEnd w:id="223"/>
      <w:r w:rsidDel="00000000" w:rsidR="00000000" w:rsidRPr="00000000">
        <w:rPr>
          <w:rFonts w:ascii="Arial" w:cs="Arial" w:eastAsia="Arial" w:hAnsi="Arial"/>
          <w:b w:val="1"/>
          <w:bCs w:val="1"/>
          <w:color w:val="000000"/>
          <w:sz w:val="24"/>
          <w:szCs w:val="24"/>
          <w:rtl w:val="0"/>
        </w:rPr>
        <w:t xml:space="preserve">1.1  Iniciar sesión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Actor:Usuario               :InterfazSIGEDEX         </w:t>
        <w:tab/>
        <w:t xml:space="preserve">           :AuthController</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1. ingresarCredenciales() ---&gt;|</w:t>
      </w:r>
    </w:p>
    <w:p w:rsidR="00000000" w:rsidDel="00000000" w:rsidP="00000000" w:rsidRDefault="00000000" w:rsidRPr="00000000" w14:paraId="0000085D">
      <w:pPr>
        <w:ind w:firstLine="720"/>
        <w:rPr/>
      </w:pPr>
      <w:r w:rsidDel="00000000" w:rsidR="00000000" w:rsidRPr="00000000">
        <w:rPr>
          <w:rtl w:val="0"/>
        </w:rPr>
        <w:t xml:space="preserve">                                     |--- 2. enviarLogin(nombrel,pass) ---&gt;|</w:t>
      </w:r>
    </w:p>
    <w:p w:rsidR="00000000" w:rsidDel="00000000" w:rsidP="00000000" w:rsidRDefault="00000000" w:rsidRPr="00000000" w14:paraId="0000085E">
      <w:pPr>
        <w:rPr/>
      </w:pPr>
      <w:r w:rsidDel="00000000" w:rsidR="00000000" w:rsidRPr="00000000">
        <w:rPr>
          <w:rtl w:val="0"/>
        </w:rPr>
        <w:t xml:space="preserve">                    </w:t>
        <w:tab/>
        <w:tab/>
        <w:tab/>
        <w:t xml:space="preserve">                                                      |--- 3. buscarUsuarioBD()</w:t>
      </w:r>
    </w:p>
    <w:p w:rsidR="00000000" w:rsidDel="00000000" w:rsidP="00000000" w:rsidRDefault="00000000" w:rsidRPr="00000000" w14:paraId="0000085F">
      <w:pPr>
        <w:rPr/>
      </w:pPr>
      <w:r w:rsidDel="00000000" w:rsidR="00000000" w:rsidRPr="00000000">
        <w:rPr>
          <w:rtl w:val="0"/>
        </w:rPr>
        <w:t xml:space="preserve">                                                               </w:t>
        <w:tab/>
        <w:tab/>
        <w:tab/>
        <w:t xml:space="preserve">           |--- 4. compararPassword()</w:t>
      </w:r>
    </w:p>
    <w:p w:rsidR="00000000" w:rsidDel="00000000" w:rsidP="00000000" w:rsidRDefault="00000000" w:rsidRPr="00000000" w14:paraId="00000860">
      <w:pPr>
        <w:rPr/>
      </w:pPr>
      <w:r w:rsidDel="00000000" w:rsidR="00000000" w:rsidRPr="00000000">
        <w:rPr>
          <w:rtl w:val="0"/>
        </w:rPr>
        <w:t xml:space="preserve">                                                                </w:t>
        <w:tab/>
        <w:tab/>
        <w:tab/>
        <w:t xml:space="preserve">           |--- 5. generarTokenJWT()</w:t>
      </w:r>
    </w:p>
    <w:p w:rsidR="00000000" w:rsidDel="00000000" w:rsidP="00000000" w:rsidRDefault="00000000" w:rsidRPr="00000000" w14:paraId="00000861">
      <w:pPr>
        <w:rPr/>
      </w:pPr>
      <w:r w:rsidDel="00000000" w:rsidR="00000000" w:rsidRPr="00000000">
        <w:rPr>
          <w:rtl w:val="0"/>
        </w:rPr>
        <w:t xml:space="preserve">                                                               </w:t>
        <w:tab/>
        <w:tab/>
        <w:t xml:space="preserve"> </w:t>
        <w:tab/>
        <w:t xml:space="preserve">          |&lt;-- 6. loginOK(token)</w:t>
      </w:r>
    </w:p>
    <w:p w:rsidR="00000000" w:rsidDel="00000000" w:rsidP="00000000" w:rsidRDefault="00000000" w:rsidRPr="00000000" w14:paraId="00000862">
      <w:pPr>
        <w:rPr/>
      </w:pPr>
      <w:r w:rsidDel="00000000" w:rsidR="00000000" w:rsidRPr="00000000">
        <w:rPr>
          <w:rtl w:val="0"/>
        </w:rPr>
        <w:t xml:space="preserve">7. guardarTokenLocal() &lt;-----|</w:t>
      </w:r>
    </w:p>
    <w:p w:rsidR="00000000" w:rsidDel="00000000" w:rsidP="00000000" w:rsidRDefault="00000000" w:rsidRPr="00000000" w14:paraId="00000863">
      <w:pPr>
        <w:rPr/>
      </w:pPr>
      <w:r w:rsidDel="00000000" w:rsidR="00000000" w:rsidRPr="00000000">
        <w:rPr>
          <w:rtl w:val="0"/>
        </w:rPr>
        <w:t xml:space="preserve">8. redirigirDashboard() &lt;------|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pStyle w:val="Heading3"/>
        <w:keepNext w:val="0"/>
        <w:keepLines w:val="0"/>
        <w:spacing w:after="80" w:before="280" w:line="259" w:lineRule="auto"/>
        <w:ind w:left="720" w:hanging="360"/>
        <w:rPr>
          <w:rFonts w:ascii="Arial" w:cs="Arial" w:eastAsia="Arial" w:hAnsi="Arial"/>
          <w:b w:val="1"/>
          <w:bCs w:val="1"/>
          <w:color w:val="000000"/>
          <w:sz w:val="26"/>
          <w:szCs w:val="26"/>
        </w:rPr>
      </w:pPr>
      <w:bookmarkStart w:colFirst="0" w:colLast="0" w:name="_heading=h.1aiqgr95epw" w:id="224"/>
      <w:bookmarkEnd w:id="224"/>
      <w:r w:rsidDel="00000000" w:rsidR="00000000" w:rsidRPr="00000000">
        <w:rPr>
          <w:rFonts w:ascii="Arial" w:cs="Arial" w:eastAsia="Arial" w:hAnsi="Arial"/>
          <w:b w:val="1"/>
          <w:bCs w:val="1"/>
          <w:color w:val="000000"/>
          <w:sz w:val="26"/>
          <w:szCs w:val="26"/>
          <w:rtl w:val="0"/>
        </w:rPr>
        <w:t xml:space="preserve">Objetos / Sistemas</w:t>
      </w:r>
    </w:p>
    <w:p w:rsidR="00000000" w:rsidDel="00000000" w:rsidP="00000000" w:rsidRDefault="00000000" w:rsidRPr="00000000" w14:paraId="00000866">
      <w:pPr>
        <w:numPr>
          <w:ilvl w:val="0"/>
          <w:numId w:val="11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Usuario (actor)</w:t>
        <w:br w:type="textWrapping"/>
      </w:r>
    </w:p>
    <w:p w:rsidR="00000000" w:rsidDel="00000000" w:rsidP="00000000" w:rsidRDefault="00000000" w:rsidRPr="00000000" w14:paraId="00000867">
      <w:pPr>
        <w:numPr>
          <w:ilvl w:val="0"/>
          <w:numId w:val="11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:InterfazSIGEDEX (login en React)</w:t>
        <w:br w:type="textWrapping"/>
      </w:r>
    </w:p>
    <w:p w:rsidR="00000000" w:rsidDel="00000000" w:rsidP="00000000" w:rsidRDefault="00000000" w:rsidRPr="00000000" w14:paraId="00000868">
      <w:pPr>
        <w:numPr>
          <w:ilvl w:val="0"/>
          <w:numId w:val="11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:ControlAuth (controlador)</w:t>
        <w:br w:type="textWrapping"/>
      </w:r>
    </w:p>
    <w:p w:rsidR="00000000" w:rsidDel="00000000" w:rsidP="00000000" w:rsidRDefault="00000000" w:rsidRPr="00000000" w14:paraId="00000869">
      <w:pPr>
        <w:numPr>
          <w:ilvl w:val="0"/>
          <w:numId w:val="11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:HashService (bcrypt)</w:t>
        <w:br w:type="textWrapping"/>
      </w:r>
    </w:p>
    <w:p w:rsidR="00000000" w:rsidDel="00000000" w:rsidP="00000000" w:rsidRDefault="00000000" w:rsidRPr="00000000" w14:paraId="0000086A">
      <w:pPr>
        <w:numPr>
          <w:ilvl w:val="0"/>
          <w:numId w:val="11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:DB (tabla usuarios)</w:t>
        <w:br w:type="textWrapping"/>
      </w:r>
    </w:p>
    <w:p w:rsidR="00000000" w:rsidDel="00000000" w:rsidP="00000000" w:rsidRDefault="00000000" w:rsidRPr="00000000" w14:paraId="0000086B">
      <w:pPr>
        <w:pStyle w:val="Heading3"/>
        <w:keepNext w:val="0"/>
        <w:keepLines w:val="0"/>
        <w:spacing w:after="80" w:before="280" w:line="259" w:lineRule="auto"/>
        <w:ind w:left="720" w:hanging="360"/>
        <w:rPr>
          <w:rFonts w:ascii="Arial" w:cs="Arial" w:eastAsia="Arial" w:hAnsi="Arial"/>
          <w:b w:val="1"/>
          <w:bCs w:val="1"/>
          <w:color w:val="000000"/>
          <w:sz w:val="26"/>
          <w:szCs w:val="26"/>
        </w:rPr>
      </w:pPr>
      <w:bookmarkStart w:colFirst="0" w:colLast="0" w:name="_heading=h.tic06vajcb7o" w:id="225"/>
      <w:bookmarkEnd w:id="225"/>
      <w:r w:rsidDel="00000000" w:rsidR="00000000" w:rsidRPr="00000000">
        <w:rPr>
          <w:rFonts w:ascii="Arial" w:cs="Arial" w:eastAsia="Arial" w:hAnsi="Arial"/>
          <w:b w:val="1"/>
          <w:bCs w:val="1"/>
          <w:color w:val="000000"/>
          <w:sz w:val="26"/>
          <w:szCs w:val="26"/>
          <w:rtl w:val="0"/>
        </w:rPr>
        <w:t xml:space="preserve">Flujo </w:t>
      </w:r>
    </w:p>
    <w:p w:rsidR="00000000" w:rsidDel="00000000" w:rsidP="00000000" w:rsidRDefault="00000000" w:rsidRPr="00000000" w14:paraId="0000086C">
      <w:pPr>
        <w:numPr>
          <w:ilvl w:val="0"/>
          <w:numId w:val="10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usuario ingresa nombre y contraseña.</w:t>
        <w:br w:type="textWrapping"/>
      </w:r>
    </w:p>
    <w:p w:rsidR="00000000" w:rsidDel="00000000" w:rsidP="00000000" w:rsidRDefault="00000000" w:rsidRPr="00000000" w14:paraId="0000086D">
      <w:pPr>
        <w:numPr>
          <w:ilvl w:val="0"/>
          <w:numId w:val="10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frontend envía </w:t>
      </w:r>
      <w:r w:rsidDel="00000000" w:rsidR="00000000" w:rsidRPr="00000000">
        <w:rPr>
          <w:rFonts w:ascii="Roboto Mono" w:cs="Roboto Mono" w:eastAsia="Roboto Mono" w:hAnsi="Roboto Mono"/>
          <w:rtl w:val="0"/>
        </w:rPr>
        <w:t xml:space="preserve">POST /auth/login</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86E">
      <w:pPr>
        <w:numPr>
          <w:ilvl w:val="0"/>
          <w:numId w:val="10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ControlAuth valida formato y busca al usuario en la DB.</w:t>
        <w:br w:type="textWrapping"/>
      </w:r>
    </w:p>
    <w:p w:rsidR="00000000" w:rsidDel="00000000" w:rsidP="00000000" w:rsidRDefault="00000000" w:rsidRPr="00000000" w14:paraId="0000086F">
      <w:pPr>
        <w:numPr>
          <w:ilvl w:val="0"/>
          <w:numId w:val="109"/>
        </w:numPr>
        <w:spacing w:after="0" w:afterAutospacing="0" w:before="0" w:beforeAutospacing="0" w:lineRule="auto"/>
        <w:ind w:left="720" w:hanging="360"/>
        <w:rPr>
          <w:rFonts w:ascii="Arial" w:cs="Arial" w:eastAsia="Arial" w:hAnsi="Arial"/>
        </w:rPr>
      </w:pPr>
      <w:sdt>
        <w:sdtPr>
          <w:id w:val="447456894"/>
          <w:tag w:val="goog_rdk_65"/>
        </w:sdtPr>
        <w:sdtContent>
          <w:r w:rsidDel="00000000" w:rsidR="00000000" w:rsidRPr="00000000">
            <w:rPr>
              <w:rFonts w:ascii="Arial Unicode MS" w:cs="Arial Unicode MS" w:eastAsia="Arial Unicode MS" w:hAnsi="Arial Unicode MS"/>
              <w:rtl w:val="0"/>
            </w:rPr>
            <w:t xml:space="preserve">Si no existe → error.</w:t>
            <w:br w:type="textWrapping"/>
          </w:r>
        </w:sdtContent>
      </w:sdt>
    </w:p>
    <w:p w:rsidR="00000000" w:rsidDel="00000000" w:rsidP="00000000" w:rsidRDefault="00000000" w:rsidRPr="00000000" w14:paraId="00000870">
      <w:pPr>
        <w:numPr>
          <w:ilvl w:val="0"/>
          <w:numId w:val="109"/>
        </w:numPr>
        <w:spacing w:after="0" w:afterAutospacing="0" w:before="0" w:beforeAutospacing="0" w:lineRule="auto"/>
        <w:ind w:left="720" w:hanging="360"/>
        <w:rPr>
          <w:rFonts w:ascii="Arial" w:cs="Arial" w:eastAsia="Arial" w:hAnsi="Arial"/>
        </w:rPr>
      </w:pPr>
      <w:sdt>
        <w:sdtPr>
          <w:id w:val="569593243"/>
          <w:tag w:val="goog_rdk_66"/>
        </w:sdtPr>
        <w:sdtContent>
          <w:r w:rsidDel="00000000" w:rsidR="00000000" w:rsidRPr="00000000">
            <w:rPr>
              <w:rFonts w:ascii="Arial Unicode MS" w:cs="Arial Unicode MS" w:eastAsia="Arial Unicode MS" w:hAnsi="Arial Unicode MS"/>
              <w:rtl w:val="0"/>
            </w:rPr>
            <w:t xml:space="preserve">Si existe → compara contraseña con bcrypt.</w:t>
            <w:br w:type="textWrapping"/>
          </w:r>
        </w:sdtContent>
      </w:sdt>
    </w:p>
    <w:p w:rsidR="00000000" w:rsidDel="00000000" w:rsidP="00000000" w:rsidRDefault="00000000" w:rsidRPr="00000000" w14:paraId="00000871">
      <w:pPr>
        <w:numPr>
          <w:ilvl w:val="0"/>
          <w:numId w:val="109"/>
        </w:numPr>
        <w:spacing w:after="0" w:afterAutospacing="0" w:before="0" w:beforeAutospacing="0" w:lineRule="auto"/>
        <w:ind w:left="720" w:hanging="360"/>
        <w:rPr>
          <w:rFonts w:ascii="Arial" w:cs="Arial" w:eastAsia="Arial" w:hAnsi="Arial"/>
        </w:rPr>
      </w:pPr>
      <w:sdt>
        <w:sdtPr>
          <w:id w:val="-1335170830"/>
          <w:tag w:val="goog_rdk_67"/>
        </w:sdtPr>
        <w:sdtContent>
          <w:r w:rsidDel="00000000" w:rsidR="00000000" w:rsidRPr="00000000">
            <w:rPr>
              <w:rFonts w:ascii="Arial Unicode MS" w:cs="Arial Unicode MS" w:eastAsia="Arial Unicode MS" w:hAnsi="Arial Unicode MS"/>
              <w:rtl w:val="0"/>
            </w:rPr>
            <w:t xml:space="preserve">Si es correcta → genera token JWT.</w:t>
            <w:br w:type="textWrapping"/>
          </w:r>
        </w:sdtContent>
      </w:sdt>
    </w:p>
    <w:p w:rsidR="00000000" w:rsidDel="00000000" w:rsidP="00000000" w:rsidRDefault="00000000" w:rsidRPr="00000000" w14:paraId="00000872">
      <w:pPr>
        <w:numPr>
          <w:ilvl w:val="0"/>
          <w:numId w:val="10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Actualiza </w:t>
      </w:r>
      <w:r w:rsidDel="00000000" w:rsidR="00000000" w:rsidRPr="00000000">
        <w:rPr>
          <w:rFonts w:ascii="Roboto Mono" w:cs="Roboto Mono" w:eastAsia="Roboto Mono" w:hAnsi="Roboto Mono"/>
          <w:rtl w:val="0"/>
        </w:rPr>
        <w:t xml:space="preserve">ultimo_acceso</w:t>
      </w:r>
      <w:r w:rsidDel="00000000" w:rsidR="00000000" w:rsidRPr="00000000">
        <w:rPr>
          <w:rFonts w:ascii="Arial" w:cs="Arial" w:eastAsia="Arial" w:hAnsi="Arial"/>
          <w:rtl w:val="0"/>
        </w:rPr>
        <w:t xml:space="preserve"> en la DB.</w:t>
        <w:br w:type="textWrapping"/>
      </w:r>
    </w:p>
    <w:p w:rsidR="00000000" w:rsidDel="00000000" w:rsidP="00000000" w:rsidRDefault="00000000" w:rsidRPr="00000000" w14:paraId="00000873">
      <w:pPr>
        <w:numPr>
          <w:ilvl w:val="0"/>
          <w:numId w:val="10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Devuelve al frontend el token y datos básicos del usuario.</w:t>
        <w:br w:type="textWrapping"/>
      </w:r>
    </w:p>
    <w:p w:rsidR="00000000" w:rsidDel="00000000" w:rsidP="00000000" w:rsidRDefault="00000000" w:rsidRPr="00000000" w14:paraId="00000874">
      <w:pPr>
        <w:numPr>
          <w:ilvl w:val="0"/>
          <w:numId w:val="10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frontend guarda el token y redirige al panel.</w:t>
        <w:br w:type="textWrapping"/>
      </w:r>
    </w:p>
    <w:p w:rsidR="00000000" w:rsidDel="00000000" w:rsidP="00000000" w:rsidRDefault="00000000" w:rsidRPr="00000000" w14:paraId="00000875">
      <w:pPr>
        <w:pStyle w:val="Heading3"/>
        <w:keepNext w:val="0"/>
        <w:keepLines w:val="0"/>
        <w:spacing w:after="80" w:before="280" w:line="259" w:lineRule="auto"/>
        <w:ind w:left="720" w:hanging="360"/>
        <w:rPr>
          <w:rFonts w:ascii="Arial" w:cs="Arial" w:eastAsia="Arial" w:hAnsi="Arial"/>
          <w:b w:val="1"/>
          <w:bCs w:val="1"/>
          <w:color w:val="000000"/>
          <w:sz w:val="26"/>
          <w:szCs w:val="26"/>
        </w:rPr>
      </w:pPr>
      <w:bookmarkStart w:colFirst="0" w:colLast="0" w:name="_heading=h.6wzbbe8hfxus" w:id="226"/>
      <w:bookmarkEnd w:id="226"/>
      <w:r w:rsidDel="00000000" w:rsidR="00000000" w:rsidRPr="00000000">
        <w:rPr>
          <w:rFonts w:ascii="Arial" w:cs="Arial" w:eastAsia="Arial" w:hAnsi="Arial"/>
          <w:b w:val="1"/>
          <w:bCs w:val="1"/>
          <w:color w:val="000000"/>
          <w:sz w:val="26"/>
          <w:szCs w:val="26"/>
          <w:rtl w:val="0"/>
        </w:rPr>
        <w:t xml:space="preserve">Validaciones</w:t>
      </w:r>
    </w:p>
    <w:p w:rsidR="00000000" w:rsidDel="00000000" w:rsidP="00000000" w:rsidRDefault="00000000" w:rsidRPr="00000000" w14:paraId="00000876">
      <w:pPr>
        <w:numPr>
          <w:ilvl w:val="0"/>
          <w:numId w:val="12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nombre usuario</w:t>
      </w:r>
      <w:r w:rsidDel="00000000" w:rsidR="00000000" w:rsidRPr="00000000">
        <w:rPr>
          <w:rFonts w:ascii="Arial" w:cs="Arial" w:eastAsia="Arial" w:hAnsi="Arial"/>
          <w:rtl w:val="0"/>
        </w:rPr>
        <w:t xml:space="preserve"> válido.</w:t>
        <w:br w:type="textWrapping"/>
      </w:r>
    </w:p>
    <w:p w:rsidR="00000000" w:rsidDel="00000000" w:rsidP="00000000" w:rsidRDefault="00000000" w:rsidRPr="00000000" w14:paraId="00000877">
      <w:pPr>
        <w:numPr>
          <w:ilvl w:val="0"/>
          <w:numId w:val="1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Contraseña mínima.</w:t>
        <w:br w:type="textWrapping"/>
      </w:r>
    </w:p>
    <w:p w:rsidR="00000000" w:rsidDel="00000000" w:rsidP="00000000" w:rsidRDefault="00000000" w:rsidRPr="00000000" w14:paraId="00000878">
      <w:pPr>
        <w:numPr>
          <w:ilvl w:val="0"/>
          <w:numId w:val="1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Usuario activo.</w:t>
        <w:br w:type="textWrapping"/>
      </w:r>
    </w:p>
    <w:p w:rsidR="00000000" w:rsidDel="00000000" w:rsidP="00000000" w:rsidRDefault="00000000" w:rsidRPr="00000000" w14:paraId="00000879">
      <w:pPr>
        <w:numPr>
          <w:ilvl w:val="0"/>
          <w:numId w:val="12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Intentos fallidos limitados.</w:t>
        <w:br w:type="textWrapping"/>
      </w:r>
    </w:p>
    <w:p w:rsidR="00000000" w:rsidDel="00000000" w:rsidP="00000000" w:rsidRDefault="00000000" w:rsidRPr="00000000" w14:paraId="0000087A">
      <w:pPr>
        <w:spacing w:after="240" w:before="240" w:lineRule="auto"/>
        <w:ind w:left="720" w:firstLine="0"/>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n13bg0z4c7eu" w:id="227"/>
      <w:bookmarkEnd w:id="227"/>
      <w:r w:rsidDel="00000000" w:rsidR="00000000" w:rsidRPr="00000000">
        <w:rPr>
          <w:rFonts w:ascii="Arial" w:cs="Arial" w:eastAsia="Arial" w:hAnsi="Arial"/>
          <w:b w:val="1"/>
          <w:bCs w:val="1"/>
          <w:color w:val="000000"/>
          <w:sz w:val="24"/>
          <w:szCs w:val="24"/>
          <w:rtl w:val="0"/>
        </w:rPr>
        <w:t xml:space="preserve">1.2 Cerrar sesión</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rFonts w:ascii="Arial" w:cs="Arial" w:eastAsia="Arial" w:hAnsi="Arial"/>
        </w:rPr>
      </w:pPr>
      <w:bookmarkStart w:colFirst="0" w:colLast="0" w:name="_heading=h.jbw0wycg8xt2" w:id="228"/>
      <w:bookmarkEnd w:id="228"/>
      <w:r w:rsidDel="00000000" w:rsidR="00000000" w:rsidRPr="00000000">
        <w:rPr>
          <w:rFonts w:ascii="Arial" w:cs="Arial" w:eastAsia="Arial" w:hAnsi="Arial"/>
          <w:rtl w:val="0"/>
        </w:rPr>
        <w:t xml:space="preserve">Actor:Usuario             :InterfazSIGEDEX              :AuthController</w:t>
      </w:r>
    </w:p>
    <w:p w:rsidR="00000000" w:rsidDel="00000000" w:rsidP="00000000" w:rsidRDefault="00000000" w:rsidRPr="00000000" w14:paraId="0000087F">
      <w:pPr>
        <w:rPr>
          <w:rFonts w:ascii="Arial" w:cs="Arial" w:eastAsia="Arial" w:hAnsi="Arial"/>
        </w:rPr>
      </w:pPr>
      <w:bookmarkStart w:colFirst="0" w:colLast="0" w:name="_heading=h.jbw0wycg8xt2" w:id="228"/>
      <w:bookmarkEnd w:id="228"/>
      <w:r w:rsidDel="00000000" w:rsidR="00000000" w:rsidRPr="00000000">
        <w:rPr>
          <w:rtl w:val="0"/>
        </w:rPr>
      </w:r>
    </w:p>
    <w:p w:rsidR="00000000" w:rsidDel="00000000" w:rsidP="00000000" w:rsidRDefault="00000000" w:rsidRPr="00000000" w14:paraId="00000880">
      <w:pPr>
        <w:rPr>
          <w:rFonts w:ascii="Arial" w:cs="Arial" w:eastAsia="Arial" w:hAnsi="Arial"/>
        </w:rPr>
      </w:pPr>
      <w:bookmarkStart w:colFirst="0" w:colLast="0" w:name="_heading=h.jbw0wycg8xt2" w:id="228"/>
      <w:bookmarkEnd w:id="228"/>
      <w:r w:rsidDel="00000000" w:rsidR="00000000" w:rsidRPr="00000000">
        <w:rPr>
          <w:rFonts w:ascii="Arial" w:cs="Arial" w:eastAsia="Arial" w:hAnsi="Arial"/>
          <w:rtl w:val="0"/>
        </w:rPr>
        <w:t xml:space="preserve">1. clickCerrarSesion() ---&gt;|</w:t>
      </w:r>
    </w:p>
    <w:p w:rsidR="00000000" w:rsidDel="00000000" w:rsidP="00000000" w:rsidRDefault="00000000" w:rsidRPr="00000000" w14:paraId="00000881">
      <w:pPr>
        <w:rPr>
          <w:rFonts w:ascii="Arial" w:cs="Arial" w:eastAsia="Arial" w:hAnsi="Arial"/>
        </w:rPr>
      </w:pPr>
      <w:bookmarkStart w:colFirst="0" w:colLast="0" w:name="_heading=h.jbw0wycg8xt2" w:id="228"/>
      <w:bookmarkEnd w:id="228"/>
      <w:r w:rsidDel="00000000" w:rsidR="00000000" w:rsidRPr="00000000">
        <w:rPr>
          <w:rFonts w:ascii="Arial" w:cs="Arial" w:eastAsia="Arial" w:hAnsi="Arial"/>
          <w:rtl w:val="0"/>
        </w:rPr>
        <w:t xml:space="preserve">                            |--- 2. eliminarTokenLocal()</w:t>
      </w:r>
    </w:p>
    <w:p w:rsidR="00000000" w:rsidDel="00000000" w:rsidP="00000000" w:rsidRDefault="00000000" w:rsidRPr="00000000" w14:paraId="00000882">
      <w:pPr>
        <w:rPr>
          <w:rFonts w:ascii="Arial" w:cs="Arial" w:eastAsia="Arial" w:hAnsi="Arial"/>
        </w:rPr>
      </w:pPr>
      <w:bookmarkStart w:colFirst="0" w:colLast="0" w:name="_heading=h.jbw0wycg8xt2" w:id="228"/>
      <w:bookmarkEnd w:id="228"/>
      <w:r w:rsidDel="00000000" w:rsidR="00000000" w:rsidRPr="00000000">
        <w:rPr>
          <w:rFonts w:ascii="Arial" w:cs="Arial" w:eastAsia="Arial" w:hAnsi="Arial"/>
          <w:rtl w:val="0"/>
        </w:rPr>
        <w:t xml:space="preserve">3. mostrarLogin() &lt;---------|</w:t>
      </w:r>
    </w:p>
    <w:p w:rsidR="00000000" w:rsidDel="00000000" w:rsidP="00000000" w:rsidRDefault="00000000" w:rsidRPr="00000000" w14:paraId="00000883">
      <w:pPr>
        <w:rPr>
          <w:rFonts w:ascii="Arial" w:cs="Arial" w:eastAsia="Arial" w:hAnsi="Arial"/>
        </w:rPr>
      </w:pPr>
      <w:bookmarkStart w:colFirst="0" w:colLast="0" w:name="_heading=h.jbw0wycg8xt2" w:id="228"/>
      <w:bookmarkEnd w:id="228"/>
      <w:r w:rsidDel="00000000" w:rsidR="00000000" w:rsidRPr="00000000">
        <w:rPr>
          <w:rtl w:val="0"/>
        </w:rPr>
      </w:r>
    </w:p>
    <w:p w:rsidR="00000000" w:rsidDel="00000000" w:rsidP="00000000" w:rsidRDefault="00000000" w:rsidRPr="00000000" w14:paraId="00000884">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jsnrmzmpct04" w:id="229"/>
      <w:bookmarkEnd w:id="229"/>
      <w:r w:rsidDel="00000000" w:rsidR="00000000" w:rsidRPr="00000000">
        <w:rPr>
          <w:rFonts w:ascii="Arial" w:cs="Arial" w:eastAsia="Arial" w:hAnsi="Arial"/>
          <w:b w:val="1"/>
          <w:bCs w:val="1"/>
          <w:color w:val="000000"/>
          <w:sz w:val="26"/>
          <w:szCs w:val="26"/>
          <w:rtl w:val="0"/>
        </w:rPr>
        <w:t xml:space="preserve">Objetos / Sistemas</w:t>
      </w:r>
    </w:p>
    <w:p w:rsidR="00000000" w:rsidDel="00000000" w:rsidP="00000000" w:rsidRDefault="00000000" w:rsidRPr="00000000" w14:paraId="00000885">
      <w:pPr>
        <w:numPr>
          <w:ilvl w:val="0"/>
          <w:numId w:val="18"/>
        </w:numPr>
        <w:spacing w:after="0" w:afterAutospacing="0" w:before="24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Usuario</w:t>
        <w:br w:type="textWrapping"/>
      </w:r>
    </w:p>
    <w:p w:rsidR="00000000" w:rsidDel="00000000" w:rsidP="00000000" w:rsidRDefault="00000000" w:rsidRPr="00000000" w14:paraId="00000886">
      <w:pPr>
        <w:numPr>
          <w:ilvl w:val="0"/>
          <w:numId w:val="18"/>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:InterfazSIGEDEX</w:t>
        <w:br w:type="textWrapping"/>
      </w:r>
    </w:p>
    <w:p w:rsidR="00000000" w:rsidDel="00000000" w:rsidP="00000000" w:rsidRDefault="00000000" w:rsidRPr="00000000" w14:paraId="00000887">
      <w:pPr>
        <w:numPr>
          <w:ilvl w:val="0"/>
          <w:numId w:val="18"/>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:ControlAuth</w:t>
        <w:br w:type="textWrapping"/>
      </w:r>
    </w:p>
    <w:p w:rsidR="00000000" w:rsidDel="00000000" w:rsidP="00000000" w:rsidRDefault="00000000" w:rsidRPr="00000000" w14:paraId="00000888">
      <w:pPr>
        <w:numPr>
          <w:ilvl w:val="0"/>
          <w:numId w:val="18"/>
        </w:numPr>
        <w:spacing w:after="24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:JwtService</w:t>
        <w:br w:type="textWrapping"/>
      </w:r>
    </w:p>
    <w:p w:rsidR="00000000" w:rsidDel="00000000" w:rsidP="00000000" w:rsidRDefault="00000000" w:rsidRPr="00000000" w14:paraId="00000889">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ycp41ijo0igj" w:id="230"/>
      <w:bookmarkEnd w:id="230"/>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88A">
      <w:pPr>
        <w:numPr>
          <w:ilvl w:val="0"/>
          <w:numId w:val="56"/>
        </w:numPr>
        <w:spacing w:after="0" w:afterAutospacing="0" w:before="24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El usuario hace clic en “Cerrar sesión”.</w:t>
        <w:br w:type="textWrapping"/>
      </w:r>
    </w:p>
    <w:p w:rsidR="00000000" w:rsidDel="00000000" w:rsidP="00000000" w:rsidRDefault="00000000" w:rsidRPr="00000000" w14:paraId="0000088B">
      <w:pPr>
        <w:numPr>
          <w:ilvl w:val="0"/>
          <w:numId w:val="56"/>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El frontend elimina el token guardado.</w:t>
        <w:br w:type="textWrapping"/>
      </w:r>
    </w:p>
    <w:p w:rsidR="00000000" w:rsidDel="00000000" w:rsidP="00000000" w:rsidRDefault="00000000" w:rsidRPr="00000000" w14:paraId="0000088C">
      <w:pPr>
        <w:numPr>
          <w:ilvl w:val="0"/>
          <w:numId w:val="56"/>
        </w:numPr>
        <w:spacing w:after="24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El frontend redirige a login.</w:t>
        <w:br w:type="textWrapping"/>
      </w:r>
    </w:p>
    <w:p w:rsidR="00000000" w:rsidDel="00000000" w:rsidP="00000000" w:rsidRDefault="00000000" w:rsidRPr="00000000" w14:paraId="0000088D">
      <w:pPr>
        <w:rPr>
          <w:rFonts w:ascii="Arial" w:cs="Arial" w:eastAsia="Arial" w:hAnsi="Arial"/>
          <w:b w:val="1"/>
          <w:bCs w:val="1"/>
        </w:rPr>
      </w:pPr>
      <w:bookmarkStart w:colFirst="0" w:colLast="0" w:name="_heading=h.hae3f78nw65e" w:id="221"/>
      <w:bookmarkEnd w:id="221"/>
      <w:r w:rsidDel="00000000" w:rsidR="00000000" w:rsidRPr="00000000">
        <w:rPr>
          <w:rtl w:val="0"/>
        </w:rPr>
      </w:r>
    </w:p>
    <w:p w:rsidR="00000000" w:rsidDel="00000000" w:rsidP="00000000" w:rsidRDefault="00000000" w:rsidRPr="00000000" w14:paraId="0000088E">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vjj4csz8l6w2" w:id="231"/>
      <w:bookmarkEnd w:id="231"/>
      <w:r w:rsidDel="00000000" w:rsidR="00000000" w:rsidRPr="00000000">
        <w:rPr>
          <w:rFonts w:ascii="Arial" w:cs="Arial" w:eastAsia="Arial" w:hAnsi="Arial"/>
          <w:b w:val="1"/>
          <w:bCs w:val="1"/>
          <w:color w:val="000000"/>
          <w:sz w:val="24"/>
          <w:szCs w:val="24"/>
          <w:rtl w:val="0"/>
        </w:rPr>
        <w:t xml:space="preserve">1.3 Recuperar contraseña</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rFonts w:ascii="Arial" w:cs="Arial" w:eastAsia="Arial" w:hAnsi="Arial"/>
          <w:sz w:val="20"/>
          <w:szCs w:val="20"/>
        </w:rPr>
      </w:pPr>
      <w:bookmarkStart w:colFirst="0" w:colLast="0" w:name="_heading=h.n717oaq5peuu" w:id="232"/>
      <w:bookmarkEnd w:id="232"/>
      <w:r w:rsidDel="00000000" w:rsidR="00000000" w:rsidRPr="00000000">
        <w:rPr>
          <w:rFonts w:ascii="Arial" w:cs="Arial" w:eastAsia="Arial" w:hAnsi="Arial"/>
          <w:sz w:val="20"/>
          <w:szCs w:val="20"/>
          <w:rtl w:val="0"/>
        </w:rPr>
        <w:t xml:space="preserve">Actor:Usuario            :InterfazSIGEDEX               :AuthController</w:t>
      </w:r>
    </w:p>
    <w:p w:rsidR="00000000" w:rsidDel="00000000" w:rsidP="00000000" w:rsidRDefault="00000000" w:rsidRPr="00000000" w14:paraId="00000892">
      <w:pPr>
        <w:rPr>
          <w:rFonts w:ascii="Arial" w:cs="Arial" w:eastAsia="Arial" w:hAnsi="Arial"/>
          <w:sz w:val="20"/>
          <w:szCs w:val="20"/>
        </w:rPr>
      </w:pPr>
      <w:bookmarkStart w:colFirst="0" w:colLast="0" w:name="_heading=h.n717oaq5peuu" w:id="232"/>
      <w:bookmarkEnd w:id="232"/>
      <w:r w:rsidDel="00000000" w:rsidR="00000000" w:rsidRPr="00000000">
        <w:rPr>
          <w:rtl w:val="0"/>
        </w:rPr>
      </w:r>
    </w:p>
    <w:p w:rsidR="00000000" w:rsidDel="00000000" w:rsidP="00000000" w:rsidRDefault="00000000" w:rsidRPr="00000000" w14:paraId="00000893">
      <w:pPr>
        <w:rPr>
          <w:rFonts w:ascii="Arial" w:cs="Arial" w:eastAsia="Arial" w:hAnsi="Arial"/>
          <w:sz w:val="20"/>
          <w:szCs w:val="20"/>
        </w:rPr>
      </w:pPr>
      <w:bookmarkStart w:colFirst="0" w:colLast="0" w:name="_heading=h.n717oaq5peuu" w:id="232"/>
      <w:bookmarkEnd w:id="232"/>
      <w:r w:rsidDel="00000000" w:rsidR="00000000" w:rsidRPr="00000000">
        <w:rPr>
          <w:rFonts w:ascii="Arial" w:cs="Arial" w:eastAsia="Arial" w:hAnsi="Arial"/>
          <w:sz w:val="20"/>
          <w:szCs w:val="20"/>
          <w:rtl w:val="0"/>
        </w:rPr>
        <w:t xml:space="preserve">1. solicitarRecupero() ---&gt;|</w:t>
      </w:r>
    </w:p>
    <w:p w:rsidR="00000000" w:rsidDel="00000000" w:rsidP="00000000" w:rsidRDefault="00000000" w:rsidRPr="00000000" w14:paraId="00000894">
      <w:pPr>
        <w:rPr>
          <w:rFonts w:ascii="Arial" w:cs="Arial" w:eastAsia="Arial" w:hAnsi="Arial"/>
          <w:sz w:val="20"/>
          <w:szCs w:val="20"/>
        </w:rPr>
      </w:pPr>
      <w:bookmarkStart w:colFirst="0" w:colLast="0" w:name="_heading=h.n717oaq5peuu" w:id="232"/>
      <w:bookmarkEnd w:id="232"/>
      <w:r w:rsidDel="00000000" w:rsidR="00000000" w:rsidRPr="00000000">
        <w:rPr>
          <w:rFonts w:ascii="Arial" w:cs="Arial" w:eastAsia="Arial" w:hAnsi="Arial"/>
          <w:sz w:val="20"/>
          <w:szCs w:val="20"/>
          <w:rtl w:val="0"/>
        </w:rPr>
        <w:t xml:space="preserve">                            |--- 2. enviarEmail() ---------&gt;|</w:t>
      </w:r>
    </w:p>
    <w:p w:rsidR="00000000" w:rsidDel="00000000" w:rsidP="00000000" w:rsidRDefault="00000000" w:rsidRPr="00000000" w14:paraId="00000895">
      <w:pPr>
        <w:rPr>
          <w:rFonts w:ascii="Arial" w:cs="Arial" w:eastAsia="Arial" w:hAnsi="Arial"/>
          <w:sz w:val="20"/>
          <w:szCs w:val="20"/>
        </w:rPr>
      </w:pPr>
      <w:bookmarkStart w:colFirst="0" w:colLast="0" w:name="_heading=h.n717oaq5peuu" w:id="232"/>
      <w:bookmarkEnd w:id="232"/>
      <w:r w:rsidDel="00000000" w:rsidR="00000000" w:rsidRPr="00000000">
        <w:rPr>
          <w:rFonts w:ascii="Arial" w:cs="Arial" w:eastAsia="Arial" w:hAnsi="Arial"/>
          <w:sz w:val="20"/>
          <w:szCs w:val="20"/>
          <w:rtl w:val="0"/>
        </w:rPr>
        <w:t xml:space="preserve">                                                        |--- 3. generarToken()</w:t>
      </w:r>
    </w:p>
    <w:p w:rsidR="00000000" w:rsidDel="00000000" w:rsidP="00000000" w:rsidRDefault="00000000" w:rsidRPr="00000000" w14:paraId="00000896">
      <w:pPr>
        <w:rPr>
          <w:rFonts w:ascii="Arial" w:cs="Arial" w:eastAsia="Arial" w:hAnsi="Arial"/>
          <w:sz w:val="20"/>
          <w:szCs w:val="20"/>
        </w:rPr>
      </w:pPr>
      <w:bookmarkStart w:colFirst="0" w:colLast="0" w:name="_heading=h.n717oaq5peuu" w:id="232"/>
      <w:bookmarkEnd w:id="232"/>
      <w:r w:rsidDel="00000000" w:rsidR="00000000" w:rsidRPr="00000000">
        <w:rPr>
          <w:rFonts w:ascii="Arial" w:cs="Arial" w:eastAsia="Arial" w:hAnsi="Arial"/>
          <w:sz w:val="20"/>
          <w:szCs w:val="20"/>
          <w:rtl w:val="0"/>
        </w:rPr>
        <w:t xml:space="preserve">                                                        |--- 4. enviarCorreo()</w:t>
      </w:r>
    </w:p>
    <w:p w:rsidR="00000000" w:rsidDel="00000000" w:rsidP="00000000" w:rsidRDefault="00000000" w:rsidRPr="00000000" w14:paraId="00000897">
      <w:pPr>
        <w:rPr>
          <w:rFonts w:ascii="Arial" w:cs="Arial" w:eastAsia="Arial" w:hAnsi="Arial"/>
          <w:sz w:val="20"/>
          <w:szCs w:val="20"/>
        </w:rPr>
      </w:pPr>
      <w:bookmarkStart w:colFirst="0" w:colLast="0" w:name="_heading=h.n717oaq5peuu" w:id="232"/>
      <w:bookmarkEnd w:id="232"/>
      <w:r w:rsidDel="00000000" w:rsidR="00000000" w:rsidRPr="00000000">
        <w:rPr>
          <w:rFonts w:ascii="Arial" w:cs="Arial" w:eastAsia="Arial" w:hAnsi="Arial"/>
          <w:sz w:val="20"/>
          <w:szCs w:val="20"/>
          <w:rtl w:val="0"/>
        </w:rPr>
        <w:t xml:space="preserve">                                                        |&lt;-- 5. recuperarOK</w:t>
      </w:r>
    </w:p>
    <w:p w:rsidR="00000000" w:rsidDel="00000000" w:rsidP="00000000" w:rsidRDefault="00000000" w:rsidRPr="00000000" w14:paraId="00000898">
      <w:pPr>
        <w:rPr>
          <w:rFonts w:ascii="Arial" w:cs="Arial" w:eastAsia="Arial" w:hAnsi="Arial"/>
          <w:sz w:val="20"/>
          <w:szCs w:val="20"/>
        </w:rPr>
      </w:pPr>
      <w:bookmarkStart w:colFirst="0" w:colLast="0" w:name="_heading=h.n717oaq5peuu" w:id="232"/>
      <w:bookmarkEnd w:id="232"/>
      <w:r w:rsidDel="00000000" w:rsidR="00000000" w:rsidRPr="00000000">
        <w:rPr>
          <w:rFonts w:ascii="Arial" w:cs="Arial" w:eastAsia="Arial" w:hAnsi="Arial"/>
          <w:sz w:val="20"/>
          <w:szCs w:val="20"/>
          <w:rtl w:val="0"/>
        </w:rPr>
        <w:t xml:space="preserve">6. mostrarMensaje() &lt;-------|</w:t>
      </w:r>
    </w:p>
    <w:p w:rsidR="00000000" w:rsidDel="00000000" w:rsidP="00000000" w:rsidRDefault="00000000" w:rsidRPr="00000000" w14:paraId="00000899">
      <w:pPr>
        <w:rPr>
          <w:rFonts w:ascii="Arial" w:cs="Arial" w:eastAsia="Arial" w:hAnsi="Arial"/>
          <w:sz w:val="20"/>
          <w:szCs w:val="20"/>
        </w:rPr>
      </w:pPr>
      <w:bookmarkStart w:colFirst="0" w:colLast="0" w:name="_heading=h.n717oaq5peuu" w:id="232"/>
      <w:bookmarkEnd w:id="232"/>
      <w:r w:rsidDel="00000000" w:rsidR="00000000" w:rsidRPr="00000000">
        <w:rPr>
          <w:rtl w:val="0"/>
        </w:rPr>
      </w:r>
    </w:p>
    <w:p w:rsidR="00000000" w:rsidDel="00000000" w:rsidP="00000000" w:rsidRDefault="00000000" w:rsidRPr="00000000" w14:paraId="0000089A">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vbb9ge4cno4n" w:id="233"/>
      <w:bookmarkEnd w:id="233"/>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89B">
      <w:pPr>
        <w:numPr>
          <w:ilvl w:val="0"/>
          <w:numId w:val="117"/>
        </w:numPr>
        <w:spacing w:after="0" w:afterAutospacing="0" w:before="24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Usuario ingresa email.</w:t>
        <w:br w:type="textWrapping"/>
      </w:r>
    </w:p>
    <w:p w:rsidR="00000000" w:rsidDel="00000000" w:rsidP="00000000" w:rsidRDefault="00000000" w:rsidRPr="00000000" w14:paraId="0000089C">
      <w:pPr>
        <w:numPr>
          <w:ilvl w:val="0"/>
          <w:numId w:val="117"/>
        </w:numPr>
        <w:spacing w:after="0" w:afterAutospacing="0" w:before="0" w:beforeAutospacing="0" w:lineRule="auto"/>
        <w:ind w:left="720" w:hanging="360"/>
        <w:rPr>
          <w:rFonts w:ascii="Arial" w:cs="Arial" w:eastAsia="Arial" w:hAnsi="Arial"/>
        </w:rPr>
      </w:pPr>
      <w:bookmarkStart w:colFirst="0" w:colLast="0" w:name="_heading=h.hae3f78nw65e" w:id="221"/>
      <w:bookmarkEnd w:id="221"/>
      <w:sdt>
        <w:sdtPr>
          <w:id w:val="80868145"/>
          <w:tag w:val="goog_rdk_68"/>
        </w:sdtPr>
        <w:sdtContent>
          <w:r w:rsidDel="00000000" w:rsidR="00000000" w:rsidRPr="00000000">
            <w:rPr>
              <w:rFonts w:ascii="Arial Unicode MS" w:cs="Arial Unicode MS" w:eastAsia="Arial Unicode MS" w:hAnsi="Arial Unicode MS"/>
              <w:rtl w:val="0"/>
            </w:rPr>
            <w:t xml:space="preserve">Frontend → backend: POST /auth/recovery.</w:t>
            <w:br w:type="textWrapping"/>
          </w:r>
        </w:sdtContent>
      </w:sdt>
    </w:p>
    <w:p w:rsidR="00000000" w:rsidDel="00000000" w:rsidP="00000000" w:rsidRDefault="00000000" w:rsidRPr="00000000" w14:paraId="0000089D">
      <w:pPr>
        <w:numPr>
          <w:ilvl w:val="0"/>
          <w:numId w:val="117"/>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El backend genera un token temporal.</w:t>
        <w:br w:type="textWrapping"/>
      </w:r>
    </w:p>
    <w:p w:rsidR="00000000" w:rsidDel="00000000" w:rsidP="00000000" w:rsidRDefault="00000000" w:rsidRPr="00000000" w14:paraId="0000089E">
      <w:pPr>
        <w:numPr>
          <w:ilvl w:val="0"/>
          <w:numId w:val="117"/>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Envía un correo con enlace.</w:t>
        <w:br w:type="textWrapping"/>
      </w:r>
    </w:p>
    <w:p w:rsidR="00000000" w:rsidDel="00000000" w:rsidP="00000000" w:rsidRDefault="00000000" w:rsidRPr="00000000" w14:paraId="0000089F">
      <w:pPr>
        <w:numPr>
          <w:ilvl w:val="0"/>
          <w:numId w:val="117"/>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Usuario establece nueva contraseña.</w:t>
        <w:br w:type="textWrapping"/>
      </w:r>
    </w:p>
    <w:p w:rsidR="00000000" w:rsidDel="00000000" w:rsidP="00000000" w:rsidRDefault="00000000" w:rsidRPr="00000000" w14:paraId="000008A0">
      <w:pPr>
        <w:numPr>
          <w:ilvl w:val="0"/>
          <w:numId w:val="117"/>
        </w:numPr>
        <w:spacing w:after="24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Se guarda hash nuevo en la DB.</w:t>
        <w:br w:type="textWrapping"/>
      </w:r>
    </w:p>
    <w:p w:rsidR="00000000" w:rsidDel="00000000" w:rsidP="00000000" w:rsidRDefault="00000000" w:rsidRPr="00000000" w14:paraId="000008A1">
      <w:pPr>
        <w:rPr>
          <w:rFonts w:ascii="Arial" w:cs="Arial" w:eastAsia="Arial" w:hAnsi="Arial"/>
          <w:sz w:val="24"/>
          <w:szCs w:val="24"/>
        </w:rPr>
      </w:pPr>
      <w:bookmarkStart w:colFirst="0" w:colLast="0" w:name="_heading=h.hae3f78nw65e" w:id="221"/>
      <w:bookmarkEnd w:id="221"/>
      <w:r w:rsidDel="00000000" w:rsidR="00000000" w:rsidRPr="00000000">
        <w:rPr>
          <w:rtl w:val="0"/>
        </w:rPr>
      </w:r>
    </w:p>
    <w:p w:rsidR="00000000" w:rsidDel="00000000" w:rsidP="00000000" w:rsidRDefault="00000000" w:rsidRPr="00000000" w14:paraId="000008A2">
      <w:pPr>
        <w:pStyle w:val="Heading1"/>
        <w:keepNext w:val="0"/>
        <w:keepLines w:val="0"/>
        <w:spacing w:after="120" w:before="480" w:line="259" w:lineRule="auto"/>
        <w:rPr>
          <w:rFonts w:ascii="Arial" w:cs="Arial" w:eastAsia="Arial" w:hAnsi="Arial"/>
          <w:b w:val="1"/>
          <w:bCs w:val="1"/>
          <w:color w:val="000000"/>
          <w:sz w:val="24"/>
          <w:szCs w:val="24"/>
        </w:rPr>
      </w:pPr>
      <w:bookmarkStart w:colFirst="0" w:colLast="0" w:name="_heading=h.c5nosephsp7l" w:id="234"/>
      <w:bookmarkEnd w:id="234"/>
      <w:r w:rsidDel="00000000" w:rsidR="00000000" w:rsidRPr="00000000">
        <w:rPr>
          <w:rFonts w:ascii="Arial" w:cs="Arial" w:eastAsia="Arial" w:hAnsi="Arial"/>
          <w:b w:val="1"/>
          <w:bCs w:val="1"/>
          <w:color w:val="000000"/>
          <w:sz w:val="24"/>
          <w:szCs w:val="24"/>
          <w:rtl w:val="0"/>
        </w:rPr>
        <w:t xml:space="preserve"> 2. GESTIÓN DE USUARIOS</w:t>
      </w:r>
    </w:p>
    <w:p w:rsidR="00000000" w:rsidDel="00000000" w:rsidP="00000000" w:rsidRDefault="00000000" w:rsidRPr="00000000" w14:paraId="000008A3">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1n0vke439tgc" w:id="235"/>
      <w:bookmarkEnd w:id="235"/>
      <w:r w:rsidDel="00000000" w:rsidR="00000000" w:rsidRPr="00000000">
        <w:rPr>
          <w:rFonts w:ascii="Arial" w:cs="Arial" w:eastAsia="Arial" w:hAnsi="Arial"/>
          <w:b w:val="1"/>
          <w:bCs w:val="1"/>
          <w:color w:val="000000"/>
          <w:sz w:val="24"/>
          <w:szCs w:val="24"/>
          <w:rtl w:val="0"/>
        </w:rPr>
        <w:t xml:space="preserve">2.1  Crear usuario</w:t>
      </w:r>
    </w:p>
    <w:p w:rsidR="00000000" w:rsidDel="00000000" w:rsidP="00000000" w:rsidRDefault="00000000" w:rsidRPr="00000000" w14:paraId="000008A5">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tl w:val="0"/>
        </w:rPr>
      </w:r>
    </w:p>
    <w:p w:rsidR="00000000" w:rsidDel="00000000" w:rsidP="00000000" w:rsidRDefault="00000000" w:rsidRPr="00000000" w14:paraId="000008A6">
      <w:pPr>
        <w:rPr>
          <w:rFonts w:ascii="Arial" w:cs="Arial" w:eastAsia="Arial" w:hAnsi="Arial"/>
        </w:rPr>
      </w:pPr>
      <w:bookmarkStart w:colFirst="0" w:colLast="0" w:name="_heading=h.2ta2ne2syiu0" w:id="236"/>
      <w:bookmarkEnd w:id="236"/>
      <w:r w:rsidDel="00000000" w:rsidR="00000000" w:rsidRPr="00000000">
        <w:rPr>
          <w:rFonts w:ascii="Arial" w:cs="Arial" w:eastAsia="Arial" w:hAnsi="Arial"/>
          <w:rtl w:val="0"/>
        </w:rPr>
        <w:t xml:space="preserve">Actor:Admin                :InterfazSIGEDEX               :UsuarioController</w:t>
      </w:r>
    </w:p>
    <w:p w:rsidR="00000000" w:rsidDel="00000000" w:rsidP="00000000" w:rsidRDefault="00000000" w:rsidRPr="00000000" w14:paraId="000008A7">
      <w:pPr>
        <w:rPr>
          <w:rFonts w:ascii="Arial" w:cs="Arial" w:eastAsia="Arial" w:hAnsi="Arial"/>
        </w:rPr>
      </w:pPr>
      <w:bookmarkStart w:colFirst="0" w:colLast="0" w:name="_heading=h.2ta2ne2syiu0" w:id="236"/>
      <w:bookmarkEnd w:id="236"/>
      <w:r w:rsidDel="00000000" w:rsidR="00000000" w:rsidRPr="00000000">
        <w:rPr>
          <w:rtl w:val="0"/>
        </w:rPr>
      </w:r>
    </w:p>
    <w:p w:rsidR="00000000" w:rsidDel="00000000" w:rsidP="00000000" w:rsidRDefault="00000000" w:rsidRPr="00000000" w14:paraId="000008A8">
      <w:pPr>
        <w:rPr>
          <w:rFonts w:ascii="Arial" w:cs="Arial" w:eastAsia="Arial" w:hAnsi="Arial"/>
        </w:rPr>
      </w:pPr>
      <w:bookmarkStart w:colFirst="0" w:colLast="0" w:name="_heading=h.2ta2ne2syiu0" w:id="236"/>
      <w:bookmarkEnd w:id="236"/>
      <w:r w:rsidDel="00000000" w:rsidR="00000000" w:rsidRPr="00000000">
        <w:rPr>
          <w:rFonts w:ascii="Arial" w:cs="Arial" w:eastAsia="Arial" w:hAnsi="Arial"/>
          <w:rtl w:val="0"/>
        </w:rPr>
        <w:t xml:space="preserve">1. completarFormulario() —--&gt;|</w:t>
      </w:r>
    </w:p>
    <w:p w:rsidR="00000000" w:rsidDel="00000000" w:rsidP="00000000" w:rsidRDefault="00000000" w:rsidRPr="00000000" w14:paraId="000008A9">
      <w:pPr>
        <w:rPr>
          <w:rFonts w:ascii="Arial" w:cs="Arial" w:eastAsia="Arial" w:hAnsi="Arial"/>
        </w:rPr>
      </w:pPr>
      <w:bookmarkStart w:colFirst="0" w:colLast="0" w:name="_heading=h.2ta2ne2syiu0" w:id="236"/>
      <w:bookmarkEnd w:id="236"/>
      <w:r w:rsidDel="00000000" w:rsidR="00000000" w:rsidRPr="00000000">
        <w:rPr>
          <w:rFonts w:ascii="Arial" w:cs="Arial" w:eastAsia="Arial" w:hAnsi="Arial"/>
          <w:rtl w:val="0"/>
        </w:rPr>
        <w:t xml:space="preserve">                              </w:t>
        <w:tab/>
        <w:t xml:space="preserve">             |--- 2. enviarDatosUsuario() -----&gt;|</w:t>
      </w:r>
    </w:p>
    <w:p w:rsidR="00000000" w:rsidDel="00000000" w:rsidP="00000000" w:rsidRDefault="00000000" w:rsidRPr="00000000" w14:paraId="000008AA">
      <w:pPr>
        <w:rPr>
          <w:rFonts w:ascii="Arial" w:cs="Arial" w:eastAsia="Arial" w:hAnsi="Arial"/>
        </w:rPr>
      </w:pPr>
      <w:bookmarkStart w:colFirst="0" w:colLast="0" w:name="_heading=h.2ta2ne2syiu0" w:id="236"/>
      <w:bookmarkEnd w:id="236"/>
      <w:r w:rsidDel="00000000" w:rsidR="00000000" w:rsidRPr="00000000">
        <w:rPr>
          <w:rFonts w:ascii="Arial" w:cs="Arial" w:eastAsia="Arial" w:hAnsi="Arial"/>
          <w:rtl w:val="0"/>
        </w:rPr>
        <w:t xml:space="preserve">                                             </w:t>
        <w:tab/>
        <w:tab/>
        <w:tab/>
        <w:t xml:space="preserve">                            |--- 3. validarCampos()</w:t>
      </w:r>
    </w:p>
    <w:p w:rsidR="00000000" w:rsidDel="00000000" w:rsidP="00000000" w:rsidRDefault="00000000" w:rsidRPr="00000000" w14:paraId="000008AB">
      <w:pPr>
        <w:rPr>
          <w:rFonts w:ascii="Arial" w:cs="Arial" w:eastAsia="Arial" w:hAnsi="Arial"/>
        </w:rPr>
      </w:pPr>
      <w:bookmarkStart w:colFirst="0" w:colLast="0" w:name="_heading=h.2ta2ne2syiu0" w:id="236"/>
      <w:bookmarkEnd w:id="236"/>
      <w:r w:rsidDel="00000000" w:rsidR="00000000" w:rsidRPr="00000000">
        <w:rPr>
          <w:rFonts w:ascii="Arial" w:cs="Arial" w:eastAsia="Arial" w:hAnsi="Arial"/>
          <w:rtl w:val="0"/>
        </w:rPr>
        <w:t xml:space="preserve">                                                            </w:t>
        <w:tab/>
        <w:tab/>
        <w:t xml:space="preserve">                |--- 4. hashPassword()</w:t>
      </w:r>
    </w:p>
    <w:p w:rsidR="00000000" w:rsidDel="00000000" w:rsidP="00000000" w:rsidRDefault="00000000" w:rsidRPr="00000000" w14:paraId="000008AC">
      <w:pPr>
        <w:rPr>
          <w:rFonts w:ascii="Arial" w:cs="Arial" w:eastAsia="Arial" w:hAnsi="Arial"/>
        </w:rPr>
      </w:pPr>
      <w:bookmarkStart w:colFirst="0" w:colLast="0" w:name="_heading=h.2ta2ne2syiu0" w:id="236"/>
      <w:bookmarkEnd w:id="236"/>
      <w:r w:rsidDel="00000000" w:rsidR="00000000" w:rsidRPr="00000000">
        <w:rPr>
          <w:rFonts w:ascii="Arial" w:cs="Arial" w:eastAsia="Arial" w:hAnsi="Arial"/>
          <w:rtl w:val="0"/>
        </w:rPr>
        <w:t xml:space="preserve">                                                           </w:t>
        <w:tab/>
        <w:tab/>
        <w:tab/>
        <w:t xml:space="preserve">     |--- 5. INSERT usuarios...</w:t>
      </w:r>
    </w:p>
    <w:p w:rsidR="00000000" w:rsidDel="00000000" w:rsidP="00000000" w:rsidRDefault="00000000" w:rsidRPr="00000000" w14:paraId="000008AD">
      <w:pPr>
        <w:rPr>
          <w:rFonts w:ascii="Arial" w:cs="Arial" w:eastAsia="Arial" w:hAnsi="Arial"/>
        </w:rPr>
      </w:pPr>
      <w:bookmarkStart w:colFirst="0" w:colLast="0" w:name="_heading=h.2ta2ne2syiu0" w:id="236"/>
      <w:bookmarkEnd w:id="236"/>
      <w:r w:rsidDel="00000000" w:rsidR="00000000" w:rsidRPr="00000000">
        <w:rPr>
          <w:rFonts w:ascii="Arial" w:cs="Arial" w:eastAsia="Arial" w:hAnsi="Arial"/>
          <w:rtl w:val="0"/>
        </w:rPr>
        <w:t xml:space="preserve">                                                            </w:t>
        <w:tab/>
        <w:tab/>
        <w:tab/>
        <w:t xml:space="preserve">    |&lt;-- 6. usuarioCreadoOK</w:t>
      </w:r>
    </w:p>
    <w:p w:rsidR="00000000" w:rsidDel="00000000" w:rsidP="00000000" w:rsidRDefault="00000000" w:rsidRPr="00000000" w14:paraId="000008AE">
      <w:pPr>
        <w:rPr>
          <w:rFonts w:ascii="Arial" w:cs="Arial" w:eastAsia="Arial" w:hAnsi="Arial"/>
        </w:rPr>
      </w:pPr>
      <w:bookmarkStart w:colFirst="0" w:colLast="0" w:name="_heading=h.2ta2ne2syiu0" w:id="236"/>
      <w:bookmarkEnd w:id="236"/>
      <w:r w:rsidDel="00000000" w:rsidR="00000000" w:rsidRPr="00000000">
        <w:rPr>
          <w:rFonts w:ascii="Arial" w:cs="Arial" w:eastAsia="Arial" w:hAnsi="Arial"/>
          <w:rtl w:val="0"/>
        </w:rPr>
        <w:t xml:space="preserve">7. mostrarConfirmacion() &lt;----|</w:t>
      </w:r>
    </w:p>
    <w:p w:rsidR="00000000" w:rsidDel="00000000" w:rsidP="00000000" w:rsidRDefault="00000000" w:rsidRPr="00000000" w14:paraId="000008AF">
      <w:pPr>
        <w:rPr>
          <w:rFonts w:ascii="Arial" w:cs="Arial" w:eastAsia="Arial" w:hAnsi="Arial"/>
        </w:rPr>
      </w:pPr>
      <w:bookmarkStart w:colFirst="0" w:colLast="0" w:name="_heading=h.2ta2ne2syiu0" w:id="236"/>
      <w:bookmarkEnd w:id="236"/>
      <w:r w:rsidDel="00000000" w:rsidR="00000000" w:rsidRPr="00000000">
        <w:rPr>
          <w:rtl w:val="0"/>
        </w:rPr>
      </w:r>
    </w:p>
    <w:p w:rsidR="00000000" w:rsidDel="00000000" w:rsidP="00000000" w:rsidRDefault="00000000" w:rsidRPr="00000000" w14:paraId="000008B0">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lar7bycltqsx" w:id="237"/>
      <w:bookmarkEnd w:id="237"/>
      <w:r w:rsidDel="00000000" w:rsidR="00000000" w:rsidRPr="00000000">
        <w:rPr>
          <w:rFonts w:ascii="Arial" w:cs="Arial" w:eastAsia="Arial" w:hAnsi="Arial"/>
          <w:b w:val="1"/>
          <w:bCs w:val="1"/>
          <w:color w:val="000000"/>
          <w:sz w:val="26"/>
          <w:szCs w:val="26"/>
          <w:rtl w:val="0"/>
        </w:rPr>
        <w:t xml:space="preserve">Objetos / Sistemas</w:t>
      </w:r>
    </w:p>
    <w:p w:rsidR="00000000" w:rsidDel="00000000" w:rsidP="00000000" w:rsidRDefault="00000000" w:rsidRPr="00000000" w14:paraId="000008B1">
      <w:pPr>
        <w:numPr>
          <w:ilvl w:val="0"/>
          <w:numId w:val="46"/>
        </w:numPr>
        <w:spacing w:after="0" w:afterAutospacing="0" w:before="24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Administrador</w:t>
        <w:br w:type="textWrapping"/>
      </w:r>
    </w:p>
    <w:p w:rsidR="00000000" w:rsidDel="00000000" w:rsidP="00000000" w:rsidRDefault="00000000" w:rsidRPr="00000000" w14:paraId="000008B2">
      <w:pPr>
        <w:numPr>
          <w:ilvl w:val="0"/>
          <w:numId w:val="46"/>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:InterfazSIGEDEX</w:t>
        <w:br w:type="textWrapping"/>
      </w:r>
    </w:p>
    <w:p w:rsidR="00000000" w:rsidDel="00000000" w:rsidP="00000000" w:rsidRDefault="00000000" w:rsidRPr="00000000" w14:paraId="000008B3">
      <w:pPr>
        <w:numPr>
          <w:ilvl w:val="0"/>
          <w:numId w:val="46"/>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:ControlUsuarios</w:t>
        <w:br w:type="textWrapping"/>
      </w:r>
    </w:p>
    <w:p w:rsidR="00000000" w:rsidDel="00000000" w:rsidP="00000000" w:rsidRDefault="00000000" w:rsidRPr="00000000" w14:paraId="000008B4">
      <w:pPr>
        <w:numPr>
          <w:ilvl w:val="0"/>
          <w:numId w:val="46"/>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:HashService</w:t>
        <w:br w:type="textWrapping"/>
      </w:r>
    </w:p>
    <w:p w:rsidR="00000000" w:rsidDel="00000000" w:rsidP="00000000" w:rsidRDefault="00000000" w:rsidRPr="00000000" w14:paraId="000008B5">
      <w:pPr>
        <w:numPr>
          <w:ilvl w:val="0"/>
          <w:numId w:val="46"/>
        </w:numPr>
        <w:spacing w:after="24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:DB</w:t>
        <w:br w:type="textWrapping"/>
      </w:r>
    </w:p>
    <w:p w:rsidR="00000000" w:rsidDel="00000000" w:rsidP="00000000" w:rsidRDefault="00000000" w:rsidRPr="00000000" w14:paraId="000008B6">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v458gvgpjpgp" w:id="238"/>
      <w:bookmarkEnd w:id="238"/>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8B7">
      <w:pPr>
        <w:numPr>
          <w:ilvl w:val="0"/>
          <w:numId w:val="127"/>
        </w:numPr>
        <w:spacing w:after="0" w:afterAutospacing="0" w:before="24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Administrador/Presentante completa formulario.</w:t>
        <w:br w:type="textWrapping"/>
      </w:r>
    </w:p>
    <w:p w:rsidR="00000000" w:rsidDel="00000000" w:rsidP="00000000" w:rsidRDefault="00000000" w:rsidRPr="00000000" w14:paraId="000008B8">
      <w:pPr>
        <w:numPr>
          <w:ilvl w:val="0"/>
          <w:numId w:val="127"/>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Frontend envía POST /usuarios.</w:t>
        <w:br w:type="textWrapping"/>
      </w:r>
    </w:p>
    <w:p w:rsidR="00000000" w:rsidDel="00000000" w:rsidP="00000000" w:rsidRDefault="00000000" w:rsidRPr="00000000" w14:paraId="000008B9">
      <w:pPr>
        <w:numPr>
          <w:ilvl w:val="0"/>
          <w:numId w:val="127"/>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ControlUsuarios valida campos y email único.</w:t>
        <w:br w:type="textWrapping"/>
      </w:r>
    </w:p>
    <w:p w:rsidR="00000000" w:rsidDel="00000000" w:rsidP="00000000" w:rsidRDefault="00000000" w:rsidRPr="00000000" w14:paraId="000008BA">
      <w:pPr>
        <w:numPr>
          <w:ilvl w:val="0"/>
          <w:numId w:val="127"/>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Encripta contraseña.</w:t>
        <w:br w:type="textWrapping"/>
      </w:r>
    </w:p>
    <w:p w:rsidR="00000000" w:rsidDel="00000000" w:rsidP="00000000" w:rsidRDefault="00000000" w:rsidRPr="00000000" w14:paraId="000008BB">
      <w:pPr>
        <w:numPr>
          <w:ilvl w:val="0"/>
          <w:numId w:val="127"/>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Inserta nuevo usuario.</w:t>
        <w:br w:type="textWrapping"/>
      </w:r>
    </w:p>
    <w:p w:rsidR="00000000" w:rsidDel="00000000" w:rsidP="00000000" w:rsidRDefault="00000000" w:rsidRPr="00000000" w14:paraId="000008BC">
      <w:pPr>
        <w:numPr>
          <w:ilvl w:val="0"/>
          <w:numId w:val="127"/>
        </w:numPr>
        <w:spacing w:after="24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Devuelve mensaje de éxito.</w:t>
        <w:br w:type="textWrapping"/>
      </w:r>
    </w:p>
    <w:p w:rsidR="00000000" w:rsidDel="00000000" w:rsidP="00000000" w:rsidRDefault="00000000" w:rsidRPr="00000000" w14:paraId="000008BD">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e2wbuvjmehc5" w:id="239"/>
      <w:bookmarkEnd w:id="239"/>
      <w:r w:rsidDel="00000000" w:rsidR="00000000" w:rsidRPr="00000000">
        <w:rPr>
          <w:rFonts w:ascii="Arial" w:cs="Arial" w:eastAsia="Arial" w:hAnsi="Arial"/>
          <w:b w:val="1"/>
          <w:bCs w:val="1"/>
          <w:color w:val="000000"/>
          <w:sz w:val="24"/>
          <w:szCs w:val="24"/>
          <w:rtl w:val="0"/>
        </w:rPr>
        <w:t xml:space="preserve">2.2  Editar usuario</w:t>
      </w:r>
    </w:p>
    <w:p w:rsidR="00000000" w:rsidDel="00000000" w:rsidP="00000000" w:rsidRDefault="00000000" w:rsidRPr="00000000" w14:paraId="000008BF">
      <w:pPr>
        <w:rPr>
          <w:rFonts w:ascii="Arial" w:cs="Arial" w:eastAsia="Arial" w:hAnsi="Arial"/>
        </w:rPr>
      </w:pPr>
      <w:bookmarkStart w:colFirst="0" w:colLast="0" w:name="_heading=h.xianvcwx6phu" w:id="240"/>
      <w:bookmarkEnd w:id="240"/>
      <w:r w:rsidDel="00000000" w:rsidR="00000000" w:rsidRPr="00000000">
        <w:rPr>
          <w:rtl w:val="0"/>
        </w:rPr>
      </w:r>
    </w:p>
    <w:p w:rsidR="00000000" w:rsidDel="00000000" w:rsidP="00000000" w:rsidRDefault="00000000" w:rsidRPr="00000000" w14:paraId="000008C0">
      <w:pPr>
        <w:rPr>
          <w:rFonts w:ascii="Arial" w:cs="Arial" w:eastAsia="Arial" w:hAnsi="Arial"/>
        </w:rPr>
      </w:pPr>
      <w:bookmarkStart w:colFirst="0" w:colLast="0" w:name="_heading=h.spdhuvt9ho9h" w:id="241"/>
      <w:bookmarkEnd w:id="241"/>
      <w:r w:rsidDel="00000000" w:rsidR="00000000" w:rsidRPr="00000000">
        <w:rPr>
          <w:rFonts w:ascii="Arial" w:cs="Arial" w:eastAsia="Arial" w:hAnsi="Arial"/>
          <w:rtl w:val="0"/>
        </w:rPr>
        <w:t xml:space="preserve">Actor:Admin              :InterfazSIGEDEX                          :UsuarioController</w:t>
      </w:r>
    </w:p>
    <w:p w:rsidR="00000000" w:rsidDel="00000000" w:rsidP="00000000" w:rsidRDefault="00000000" w:rsidRPr="00000000" w14:paraId="000008C1">
      <w:pPr>
        <w:rPr>
          <w:rFonts w:ascii="Arial" w:cs="Arial" w:eastAsia="Arial" w:hAnsi="Arial"/>
        </w:rPr>
      </w:pPr>
      <w:bookmarkStart w:colFirst="0" w:colLast="0" w:name="_heading=h.spdhuvt9ho9h" w:id="241"/>
      <w:bookmarkEnd w:id="241"/>
      <w:r w:rsidDel="00000000" w:rsidR="00000000" w:rsidRPr="00000000">
        <w:rPr>
          <w:rtl w:val="0"/>
        </w:rPr>
      </w:r>
    </w:p>
    <w:p w:rsidR="00000000" w:rsidDel="00000000" w:rsidP="00000000" w:rsidRDefault="00000000" w:rsidRPr="00000000" w14:paraId="000008C2">
      <w:pPr>
        <w:rPr>
          <w:rFonts w:ascii="Arial" w:cs="Arial" w:eastAsia="Arial" w:hAnsi="Arial"/>
        </w:rPr>
      </w:pPr>
      <w:bookmarkStart w:colFirst="0" w:colLast="0" w:name="_heading=h.spdhuvt9ho9h" w:id="241"/>
      <w:bookmarkEnd w:id="241"/>
      <w:r w:rsidDel="00000000" w:rsidR="00000000" w:rsidRPr="00000000">
        <w:rPr>
          <w:rFonts w:ascii="Arial" w:cs="Arial" w:eastAsia="Arial" w:hAnsi="Arial"/>
          <w:rtl w:val="0"/>
        </w:rPr>
        <w:t xml:space="preserve">1. seleccionarUsuario() —----&gt;|</w:t>
      </w:r>
    </w:p>
    <w:p w:rsidR="00000000" w:rsidDel="00000000" w:rsidP="00000000" w:rsidRDefault="00000000" w:rsidRPr="00000000" w14:paraId="000008C3">
      <w:pPr>
        <w:rPr>
          <w:rFonts w:ascii="Arial" w:cs="Arial" w:eastAsia="Arial" w:hAnsi="Arial"/>
        </w:rPr>
      </w:pPr>
      <w:bookmarkStart w:colFirst="0" w:colLast="0" w:name="_heading=h.spdhuvt9ho9h" w:id="241"/>
      <w:bookmarkEnd w:id="241"/>
      <w:r w:rsidDel="00000000" w:rsidR="00000000" w:rsidRPr="00000000">
        <w:rPr>
          <w:rFonts w:ascii="Arial" w:cs="Arial" w:eastAsia="Arial" w:hAnsi="Arial"/>
          <w:rtl w:val="0"/>
        </w:rPr>
        <w:t xml:space="preserve">                             </w:t>
        <w:tab/>
        <w:tab/>
        <w:t xml:space="preserve"> |--- 2. obtenerDatosUsuario() --&gt;|</w:t>
      </w:r>
    </w:p>
    <w:p w:rsidR="00000000" w:rsidDel="00000000" w:rsidP="00000000" w:rsidRDefault="00000000" w:rsidRPr="00000000" w14:paraId="000008C4">
      <w:pPr>
        <w:rPr>
          <w:rFonts w:ascii="Arial" w:cs="Arial" w:eastAsia="Arial" w:hAnsi="Arial"/>
        </w:rPr>
      </w:pPr>
      <w:bookmarkStart w:colFirst="0" w:colLast="0" w:name="_heading=h.spdhuvt9ho9h" w:id="241"/>
      <w:bookmarkEnd w:id="241"/>
      <w:r w:rsidDel="00000000" w:rsidR="00000000" w:rsidRPr="00000000">
        <w:rPr>
          <w:rFonts w:ascii="Arial" w:cs="Arial" w:eastAsia="Arial" w:hAnsi="Arial"/>
          <w:rtl w:val="0"/>
        </w:rPr>
        <w:t xml:space="preserve">                                               </w:t>
        <w:tab/>
        <w:tab/>
        <w:tab/>
        <w:tab/>
        <w:tab/>
        <w:t xml:space="preserve">      |--- 3. SELECT usuario</w:t>
      </w:r>
    </w:p>
    <w:p w:rsidR="00000000" w:rsidDel="00000000" w:rsidP="00000000" w:rsidRDefault="00000000" w:rsidRPr="00000000" w14:paraId="000008C5">
      <w:pPr>
        <w:rPr>
          <w:rFonts w:ascii="Arial" w:cs="Arial" w:eastAsia="Arial" w:hAnsi="Arial"/>
        </w:rPr>
      </w:pPr>
      <w:bookmarkStart w:colFirst="0" w:colLast="0" w:name="_heading=h.spdhuvt9ho9h" w:id="241"/>
      <w:bookmarkEnd w:id="241"/>
      <w:r w:rsidDel="00000000" w:rsidR="00000000" w:rsidRPr="00000000">
        <w:rPr>
          <w:rFonts w:ascii="Arial" w:cs="Arial" w:eastAsia="Arial" w:hAnsi="Arial"/>
          <w:rtl w:val="0"/>
        </w:rPr>
        <w:t xml:space="preserve">                             </w:t>
        <w:tab/>
        <w:tab/>
        <w:t xml:space="preserve"> |&lt;-- 4. datosUsuario</w:t>
      </w:r>
    </w:p>
    <w:p w:rsidR="00000000" w:rsidDel="00000000" w:rsidP="00000000" w:rsidRDefault="00000000" w:rsidRPr="00000000" w14:paraId="000008C6">
      <w:pPr>
        <w:rPr>
          <w:rFonts w:ascii="Arial" w:cs="Arial" w:eastAsia="Arial" w:hAnsi="Arial"/>
        </w:rPr>
      </w:pPr>
      <w:bookmarkStart w:colFirst="0" w:colLast="0" w:name="_heading=h.spdhuvt9ho9h" w:id="241"/>
      <w:bookmarkEnd w:id="241"/>
      <w:r w:rsidDel="00000000" w:rsidR="00000000" w:rsidRPr="00000000">
        <w:rPr>
          <w:rFonts w:ascii="Arial" w:cs="Arial" w:eastAsia="Arial" w:hAnsi="Arial"/>
          <w:rtl w:val="0"/>
        </w:rPr>
        <w:t xml:space="preserve">5. enviarEdicion() --------------&gt;|</w:t>
      </w:r>
    </w:p>
    <w:p w:rsidR="00000000" w:rsidDel="00000000" w:rsidP="00000000" w:rsidRDefault="00000000" w:rsidRPr="00000000" w14:paraId="000008C7">
      <w:pPr>
        <w:rPr>
          <w:rFonts w:ascii="Arial" w:cs="Arial" w:eastAsia="Arial" w:hAnsi="Arial"/>
        </w:rPr>
      </w:pPr>
      <w:bookmarkStart w:colFirst="0" w:colLast="0" w:name="_heading=h.spdhuvt9ho9h" w:id="241"/>
      <w:bookmarkEnd w:id="241"/>
      <w:r w:rsidDel="00000000" w:rsidR="00000000" w:rsidRPr="00000000">
        <w:rPr>
          <w:rFonts w:ascii="Arial" w:cs="Arial" w:eastAsia="Arial" w:hAnsi="Arial"/>
          <w:rtl w:val="0"/>
        </w:rPr>
        <w:t xml:space="preserve">                              </w:t>
        <w:tab/>
        <w:tab/>
        <w:t xml:space="preserve"> |--- 6. UPDATE usuarios...</w:t>
      </w:r>
    </w:p>
    <w:p w:rsidR="00000000" w:rsidDel="00000000" w:rsidP="00000000" w:rsidRDefault="00000000" w:rsidRPr="00000000" w14:paraId="000008C8">
      <w:pPr>
        <w:rPr>
          <w:rFonts w:ascii="Arial" w:cs="Arial" w:eastAsia="Arial" w:hAnsi="Arial"/>
        </w:rPr>
      </w:pPr>
      <w:bookmarkStart w:colFirst="0" w:colLast="0" w:name="_heading=h.spdhuvt9ho9h" w:id="241"/>
      <w:bookmarkEnd w:id="241"/>
      <w:r w:rsidDel="00000000" w:rsidR="00000000" w:rsidRPr="00000000">
        <w:rPr>
          <w:rFonts w:ascii="Arial" w:cs="Arial" w:eastAsia="Arial" w:hAnsi="Arial"/>
          <w:rtl w:val="0"/>
        </w:rPr>
        <w:t xml:space="preserve">                               </w:t>
        <w:tab/>
        <w:tab/>
        <w:t xml:space="preserve"> |&lt;-- 7. usuarioEditadoOK</w:t>
      </w:r>
    </w:p>
    <w:p w:rsidR="00000000" w:rsidDel="00000000" w:rsidP="00000000" w:rsidRDefault="00000000" w:rsidRPr="00000000" w14:paraId="000008C9">
      <w:pPr>
        <w:rPr>
          <w:rFonts w:ascii="Arial" w:cs="Arial" w:eastAsia="Arial" w:hAnsi="Arial"/>
        </w:rPr>
      </w:pPr>
      <w:bookmarkStart w:colFirst="0" w:colLast="0" w:name="_heading=h.spdhuvt9ho9h" w:id="241"/>
      <w:bookmarkEnd w:id="241"/>
      <w:r w:rsidDel="00000000" w:rsidR="00000000" w:rsidRPr="00000000">
        <w:rPr>
          <w:rFonts w:ascii="Arial" w:cs="Arial" w:eastAsia="Arial" w:hAnsi="Arial"/>
          <w:rtl w:val="0"/>
        </w:rPr>
        <w:t xml:space="preserve">8. mostrarExito() &lt;---------------|</w:t>
      </w:r>
    </w:p>
    <w:p w:rsidR="00000000" w:rsidDel="00000000" w:rsidP="00000000" w:rsidRDefault="00000000" w:rsidRPr="00000000" w14:paraId="000008CA">
      <w:pPr>
        <w:rPr>
          <w:rFonts w:ascii="Arial" w:cs="Arial" w:eastAsia="Arial" w:hAnsi="Arial"/>
        </w:rPr>
      </w:pPr>
      <w:bookmarkStart w:colFirst="0" w:colLast="0" w:name="_heading=h.spdhuvt9ho9h" w:id="241"/>
      <w:bookmarkEnd w:id="241"/>
      <w:r w:rsidDel="00000000" w:rsidR="00000000" w:rsidRPr="00000000">
        <w:rPr>
          <w:rtl w:val="0"/>
        </w:rPr>
      </w:r>
    </w:p>
    <w:p w:rsidR="00000000" w:rsidDel="00000000" w:rsidP="00000000" w:rsidRDefault="00000000" w:rsidRPr="00000000" w14:paraId="000008CB">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ntr3j7armqnt" w:id="242"/>
      <w:bookmarkEnd w:id="242"/>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8CC">
      <w:pPr>
        <w:numPr>
          <w:ilvl w:val="0"/>
          <w:numId w:val="43"/>
        </w:numPr>
        <w:spacing w:after="0" w:afterAutospacing="0" w:before="24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Administrador/Presentante abre la pantalla de edición.</w:t>
        <w:br w:type="textWrapping"/>
      </w:r>
    </w:p>
    <w:p w:rsidR="00000000" w:rsidDel="00000000" w:rsidP="00000000" w:rsidRDefault="00000000" w:rsidRPr="00000000" w14:paraId="000008CD">
      <w:pPr>
        <w:numPr>
          <w:ilvl w:val="0"/>
          <w:numId w:val="43"/>
        </w:numPr>
        <w:spacing w:after="0" w:afterAutospacing="0" w:before="0" w:beforeAutospacing="0" w:lineRule="auto"/>
        <w:ind w:left="720" w:hanging="360"/>
        <w:rPr>
          <w:rFonts w:ascii="Arial" w:cs="Arial" w:eastAsia="Arial" w:hAnsi="Arial"/>
        </w:rPr>
      </w:pPr>
      <w:bookmarkStart w:colFirst="0" w:colLast="0" w:name="_heading=h.hae3f78nw65e" w:id="221"/>
      <w:bookmarkEnd w:id="221"/>
      <w:sdt>
        <w:sdtPr>
          <w:id w:val="-188927174"/>
          <w:tag w:val="goog_rdk_69"/>
        </w:sdtPr>
        <w:sdtContent>
          <w:r w:rsidDel="00000000" w:rsidR="00000000" w:rsidRPr="00000000">
            <w:rPr>
              <w:rFonts w:ascii="Arial Unicode MS" w:cs="Arial Unicode MS" w:eastAsia="Arial Unicode MS" w:hAnsi="Arial Unicode MS"/>
              <w:rtl w:val="0"/>
            </w:rPr>
            <w:t xml:space="preserve">Frontend → backend: GET /usuarios/:id.</w:t>
            <w:br w:type="textWrapping"/>
          </w:r>
        </w:sdtContent>
      </w:sdt>
    </w:p>
    <w:p w:rsidR="00000000" w:rsidDel="00000000" w:rsidP="00000000" w:rsidRDefault="00000000" w:rsidRPr="00000000" w14:paraId="000008CE">
      <w:pPr>
        <w:numPr>
          <w:ilvl w:val="0"/>
          <w:numId w:val="43"/>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Backend devuelve datos (sin password).</w:t>
        <w:br w:type="textWrapping"/>
      </w:r>
    </w:p>
    <w:p w:rsidR="00000000" w:rsidDel="00000000" w:rsidP="00000000" w:rsidRDefault="00000000" w:rsidRPr="00000000" w14:paraId="000008CF">
      <w:pPr>
        <w:numPr>
          <w:ilvl w:val="0"/>
          <w:numId w:val="43"/>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Administrador modifica lo necesario.</w:t>
        <w:br w:type="textWrapping"/>
      </w:r>
    </w:p>
    <w:p w:rsidR="00000000" w:rsidDel="00000000" w:rsidP="00000000" w:rsidRDefault="00000000" w:rsidRPr="00000000" w14:paraId="000008D0">
      <w:pPr>
        <w:numPr>
          <w:ilvl w:val="0"/>
          <w:numId w:val="43"/>
        </w:numPr>
        <w:spacing w:after="0" w:afterAutospacing="0" w:before="0" w:beforeAutospacing="0" w:lineRule="auto"/>
        <w:ind w:left="720" w:hanging="360"/>
        <w:rPr>
          <w:rFonts w:ascii="Arial" w:cs="Arial" w:eastAsia="Arial" w:hAnsi="Arial"/>
        </w:rPr>
      </w:pPr>
      <w:bookmarkStart w:colFirst="0" w:colLast="0" w:name="_heading=h.hae3f78nw65e" w:id="221"/>
      <w:bookmarkEnd w:id="221"/>
      <w:sdt>
        <w:sdtPr>
          <w:id w:val="1150029140"/>
          <w:tag w:val="goog_rdk_70"/>
        </w:sdtPr>
        <w:sdtContent>
          <w:r w:rsidDel="00000000" w:rsidR="00000000" w:rsidRPr="00000000">
            <w:rPr>
              <w:rFonts w:ascii="Arial Unicode MS" w:cs="Arial Unicode MS" w:eastAsia="Arial Unicode MS" w:hAnsi="Arial Unicode MS"/>
              <w:rtl w:val="0"/>
            </w:rPr>
            <w:t xml:space="preserve">Frontend → backend: PUT /usuarios/:id.</w:t>
            <w:br w:type="textWrapping"/>
          </w:r>
        </w:sdtContent>
      </w:sdt>
    </w:p>
    <w:p w:rsidR="00000000" w:rsidDel="00000000" w:rsidP="00000000" w:rsidRDefault="00000000" w:rsidRPr="00000000" w14:paraId="000008D1">
      <w:pPr>
        <w:numPr>
          <w:ilvl w:val="0"/>
          <w:numId w:val="43"/>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Backend valida cambios y actualiza en DB.</w:t>
        <w:br w:type="textWrapping"/>
      </w:r>
    </w:p>
    <w:p w:rsidR="00000000" w:rsidDel="00000000" w:rsidP="00000000" w:rsidRDefault="00000000" w:rsidRPr="00000000" w14:paraId="000008D2">
      <w:pPr>
        <w:numPr>
          <w:ilvl w:val="0"/>
          <w:numId w:val="43"/>
        </w:numPr>
        <w:spacing w:after="24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Devuelve mensaje de éxito.</w:t>
        <w:br w:type="textWrapping"/>
      </w:r>
    </w:p>
    <w:p w:rsidR="00000000" w:rsidDel="00000000" w:rsidP="00000000" w:rsidRDefault="00000000" w:rsidRPr="00000000" w14:paraId="000008D3">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udphdy4z5qsb" w:id="243"/>
      <w:bookmarkEnd w:id="243"/>
      <w:r w:rsidDel="00000000" w:rsidR="00000000" w:rsidRPr="00000000">
        <w:rPr>
          <w:rFonts w:ascii="Arial" w:cs="Arial" w:eastAsia="Arial" w:hAnsi="Arial"/>
          <w:b w:val="1"/>
          <w:bCs w:val="1"/>
          <w:color w:val="000000"/>
          <w:sz w:val="24"/>
          <w:szCs w:val="24"/>
          <w:rtl w:val="0"/>
        </w:rPr>
        <w:t xml:space="preserve">2.3 Eliminar usuario</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rFonts w:ascii="Arial" w:cs="Arial" w:eastAsia="Arial" w:hAnsi="Arial"/>
        </w:rPr>
      </w:pPr>
      <w:bookmarkStart w:colFirst="0" w:colLast="0" w:name="_heading=h.ozj2nzywuqlj" w:id="244"/>
      <w:bookmarkEnd w:id="244"/>
      <w:r w:rsidDel="00000000" w:rsidR="00000000" w:rsidRPr="00000000">
        <w:rPr>
          <w:rFonts w:ascii="Arial" w:cs="Arial" w:eastAsia="Arial" w:hAnsi="Arial"/>
          <w:rtl w:val="0"/>
        </w:rPr>
        <w:t xml:space="preserve">Actor:Admin               :InterfazSIGEDEX                :UsuarioController</w:t>
      </w:r>
    </w:p>
    <w:p w:rsidR="00000000" w:rsidDel="00000000" w:rsidP="00000000" w:rsidRDefault="00000000" w:rsidRPr="00000000" w14:paraId="000008D7">
      <w:pPr>
        <w:rPr>
          <w:rFonts w:ascii="Arial" w:cs="Arial" w:eastAsia="Arial" w:hAnsi="Arial"/>
        </w:rPr>
      </w:pPr>
      <w:bookmarkStart w:colFirst="0" w:colLast="0" w:name="_heading=h.ozj2nzywuqlj" w:id="244"/>
      <w:bookmarkEnd w:id="244"/>
      <w:r w:rsidDel="00000000" w:rsidR="00000000" w:rsidRPr="00000000">
        <w:rPr>
          <w:rtl w:val="0"/>
        </w:rPr>
      </w:r>
    </w:p>
    <w:p w:rsidR="00000000" w:rsidDel="00000000" w:rsidP="00000000" w:rsidRDefault="00000000" w:rsidRPr="00000000" w14:paraId="000008D8">
      <w:pPr>
        <w:rPr>
          <w:rFonts w:ascii="Arial" w:cs="Arial" w:eastAsia="Arial" w:hAnsi="Arial"/>
        </w:rPr>
      </w:pPr>
      <w:bookmarkStart w:colFirst="0" w:colLast="0" w:name="_heading=h.ozj2nzywuqlj" w:id="244"/>
      <w:bookmarkEnd w:id="244"/>
      <w:r w:rsidDel="00000000" w:rsidR="00000000" w:rsidRPr="00000000">
        <w:rPr>
          <w:rFonts w:ascii="Arial" w:cs="Arial" w:eastAsia="Arial" w:hAnsi="Arial"/>
          <w:rtl w:val="0"/>
        </w:rPr>
        <w:t xml:space="preserve">1. clickEliminar() --------------&gt;|</w:t>
      </w:r>
    </w:p>
    <w:p w:rsidR="00000000" w:rsidDel="00000000" w:rsidP="00000000" w:rsidRDefault="00000000" w:rsidRPr="00000000" w14:paraId="000008D9">
      <w:pPr>
        <w:rPr>
          <w:rFonts w:ascii="Arial" w:cs="Arial" w:eastAsia="Arial" w:hAnsi="Arial"/>
        </w:rPr>
      </w:pPr>
      <w:bookmarkStart w:colFirst="0" w:colLast="0" w:name="_heading=h.ozj2nzywuqlj" w:id="244"/>
      <w:bookmarkEnd w:id="244"/>
      <w:r w:rsidDel="00000000" w:rsidR="00000000" w:rsidRPr="00000000">
        <w:rPr>
          <w:rFonts w:ascii="Arial" w:cs="Arial" w:eastAsia="Arial" w:hAnsi="Arial"/>
          <w:rtl w:val="0"/>
        </w:rPr>
        <w:t xml:space="preserve">                            </w:t>
        <w:tab/>
        <w:t xml:space="preserve">           |--- 2. confirmarAccion()</w:t>
      </w:r>
    </w:p>
    <w:p w:rsidR="00000000" w:rsidDel="00000000" w:rsidP="00000000" w:rsidRDefault="00000000" w:rsidRPr="00000000" w14:paraId="000008DA">
      <w:pPr>
        <w:rPr>
          <w:rFonts w:ascii="Arial" w:cs="Arial" w:eastAsia="Arial" w:hAnsi="Arial"/>
        </w:rPr>
      </w:pPr>
      <w:bookmarkStart w:colFirst="0" w:colLast="0" w:name="_heading=h.ozj2nzywuqlj" w:id="244"/>
      <w:bookmarkEnd w:id="244"/>
      <w:r w:rsidDel="00000000" w:rsidR="00000000" w:rsidRPr="00000000">
        <w:rPr>
          <w:rFonts w:ascii="Arial" w:cs="Arial" w:eastAsia="Arial" w:hAnsi="Arial"/>
          <w:rtl w:val="0"/>
        </w:rPr>
        <w:t xml:space="preserve">3. enviarEliminacion() —----&gt;|</w:t>
      </w:r>
    </w:p>
    <w:p w:rsidR="00000000" w:rsidDel="00000000" w:rsidP="00000000" w:rsidRDefault="00000000" w:rsidRPr="00000000" w14:paraId="000008DB">
      <w:pPr>
        <w:rPr>
          <w:rFonts w:ascii="Arial" w:cs="Arial" w:eastAsia="Arial" w:hAnsi="Arial"/>
        </w:rPr>
      </w:pPr>
      <w:bookmarkStart w:colFirst="0" w:colLast="0" w:name="_heading=h.ozj2nzywuqlj" w:id="244"/>
      <w:bookmarkEnd w:id="244"/>
      <w:r w:rsidDel="00000000" w:rsidR="00000000" w:rsidRPr="00000000">
        <w:rPr>
          <w:rFonts w:ascii="Arial" w:cs="Arial" w:eastAsia="Arial" w:hAnsi="Arial"/>
          <w:rtl w:val="0"/>
        </w:rPr>
        <w:t xml:space="preserve">                             </w:t>
        <w:tab/>
        <w:t xml:space="preserve">           |--- 4. DELETE usuarios...</w:t>
      </w:r>
    </w:p>
    <w:p w:rsidR="00000000" w:rsidDel="00000000" w:rsidP="00000000" w:rsidRDefault="00000000" w:rsidRPr="00000000" w14:paraId="000008DC">
      <w:pPr>
        <w:rPr>
          <w:rFonts w:ascii="Arial" w:cs="Arial" w:eastAsia="Arial" w:hAnsi="Arial"/>
        </w:rPr>
      </w:pPr>
      <w:bookmarkStart w:colFirst="0" w:colLast="0" w:name="_heading=h.ozj2nzywuqlj" w:id="244"/>
      <w:bookmarkEnd w:id="244"/>
      <w:r w:rsidDel="00000000" w:rsidR="00000000" w:rsidRPr="00000000">
        <w:rPr>
          <w:rFonts w:ascii="Arial" w:cs="Arial" w:eastAsia="Arial" w:hAnsi="Arial"/>
          <w:rtl w:val="0"/>
        </w:rPr>
        <w:t xml:space="preserve">                                               |&lt;-- 5. eliminadoOK</w:t>
      </w:r>
    </w:p>
    <w:p w:rsidR="00000000" w:rsidDel="00000000" w:rsidP="00000000" w:rsidRDefault="00000000" w:rsidRPr="00000000" w14:paraId="000008DD">
      <w:pPr>
        <w:rPr>
          <w:rFonts w:ascii="Arial" w:cs="Arial" w:eastAsia="Arial" w:hAnsi="Arial"/>
        </w:rPr>
      </w:pPr>
      <w:bookmarkStart w:colFirst="0" w:colLast="0" w:name="_heading=h.ozj2nzywuqlj" w:id="244"/>
      <w:bookmarkEnd w:id="244"/>
      <w:r w:rsidDel="00000000" w:rsidR="00000000" w:rsidRPr="00000000">
        <w:rPr>
          <w:rFonts w:ascii="Arial" w:cs="Arial" w:eastAsia="Arial" w:hAnsi="Arial"/>
          <w:rtl w:val="0"/>
        </w:rPr>
        <w:t xml:space="preserve">6. actualizarLista() &lt;-----------|</w:t>
      </w:r>
    </w:p>
    <w:p w:rsidR="00000000" w:rsidDel="00000000" w:rsidP="00000000" w:rsidRDefault="00000000" w:rsidRPr="00000000" w14:paraId="000008DE">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5xwoet72tptj" w:id="245"/>
      <w:bookmarkEnd w:id="245"/>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8DF">
      <w:pPr>
        <w:numPr>
          <w:ilvl w:val="0"/>
          <w:numId w:val="64"/>
        </w:numPr>
        <w:spacing w:after="0" w:afterAutospacing="0" w:before="240" w:lineRule="auto"/>
        <w:ind w:left="720" w:hanging="360"/>
        <w:rPr>
          <w:rFonts w:ascii="Arial" w:cs="Arial" w:eastAsia="Arial" w:hAnsi="Arial"/>
        </w:rPr>
      </w:pPr>
      <w:bookmarkStart w:colFirst="0" w:colLast="0" w:name="_heading=h.pkqq7mn6gb8n" w:id="246"/>
      <w:bookmarkEnd w:id="246"/>
      <w:r w:rsidDel="00000000" w:rsidR="00000000" w:rsidRPr="00000000">
        <w:rPr>
          <w:rFonts w:ascii="Arial" w:cs="Arial" w:eastAsia="Arial" w:hAnsi="Arial"/>
          <w:rtl w:val="0"/>
        </w:rPr>
        <w:t xml:space="preserve">Administrador presiona “Eliminar”.</w:t>
        <w:br w:type="textWrapping"/>
      </w:r>
    </w:p>
    <w:p w:rsidR="00000000" w:rsidDel="00000000" w:rsidP="00000000" w:rsidRDefault="00000000" w:rsidRPr="00000000" w14:paraId="000008E0">
      <w:pPr>
        <w:numPr>
          <w:ilvl w:val="0"/>
          <w:numId w:val="64"/>
        </w:numPr>
        <w:spacing w:after="0" w:afterAutospacing="0" w:before="0" w:beforeAutospacing="0" w:lineRule="auto"/>
        <w:ind w:left="720" w:hanging="360"/>
        <w:rPr>
          <w:rFonts w:ascii="Arial" w:cs="Arial" w:eastAsia="Arial" w:hAnsi="Arial"/>
        </w:rPr>
      </w:pPr>
      <w:bookmarkStart w:colFirst="0" w:colLast="0" w:name="_heading=h.pkqq7mn6gb8n" w:id="246"/>
      <w:bookmarkEnd w:id="246"/>
      <w:r w:rsidDel="00000000" w:rsidR="00000000" w:rsidRPr="00000000">
        <w:rPr>
          <w:rFonts w:ascii="Arial" w:cs="Arial" w:eastAsia="Arial" w:hAnsi="Arial"/>
          <w:rtl w:val="0"/>
        </w:rPr>
        <w:t xml:space="preserve">Frontend pregunta confirmación.</w:t>
        <w:br w:type="textWrapping"/>
      </w:r>
    </w:p>
    <w:p w:rsidR="00000000" w:rsidDel="00000000" w:rsidP="00000000" w:rsidRDefault="00000000" w:rsidRPr="00000000" w14:paraId="000008E1">
      <w:pPr>
        <w:numPr>
          <w:ilvl w:val="0"/>
          <w:numId w:val="64"/>
        </w:numPr>
        <w:spacing w:after="0" w:afterAutospacing="0" w:before="0" w:beforeAutospacing="0" w:lineRule="auto"/>
        <w:ind w:left="720" w:hanging="360"/>
        <w:rPr>
          <w:rFonts w:ascii="Arial" w:cs="Arial" w:eastAsia="Arial" w:hAnsi="Arial"/>
        </w:rPr>
      </w:pPr>
      <w:bookmarkStart w:colFirst="0" w:colLast="0" w:name="_heading=h.pkqq7mn6gb8n" w:id="246"/>
      <w:bookmarkEnd w:id="246"/>
      <w:r w:rsidDel="00000000" w:rsidR="00000000" w:rsidRPr="00000000">
        <w:rPr>
          <w:rFonts w:ascii="Arial" w:cs="Arial" w:eastAsia="Arial" w:hAnsi="Arial"/>
          <w:rtl w:val="0"/>
        </w:rPr>
        <w:t xml:space="preserve">Envía DELETE /usuarios/:id.</w:t>
        <w:br w:type="textWrapping"/>
      </w:r>
    </w:p>
    <w:p w:rsidR="00000000" w:rsidDel="00000000" w:rsidP="00000000" w:rsidRDefault="00000000" w:rsidRPr="00000000" w14:paraId="000008E2">
      <w:pPr>
        <w:numPr>
          <w:ilvl w:val="0"/>
          <w:numId w:val="64"/>
        </w:numPr>
        <w:spacing w:after="0" w:afterAutospacing="0" w:before="0" w:beforeAutospacing="0" w:lineRule="auto"/>
        <w:ind w:left="720" w:hanging="360"/>
        <w:rPr>
          <w:rFonts w:ascii="Arial" w:cs="Arial" w:eastAsia="Arial" w:hAnsi="Arial"/>
        </w:rPr>
      </w:pPr>
      <w:bookmarkStart w:colFirst="0" w:colLast="0" w:name="_heading=h.pkqq7mn6gb8n" w:id="246"/>
      <w:bookmarkEnd w:id="246"/>
      <w:r w:rsidDel="00000000" w:rsidR="00000000" w:rsidRPr="00000000">
        <w:rPr>
          <w:rFonts w:ascii="Arial" w:cs="Arial" w:eastAsia="Arial" w:hAnsi="Arial"/>
          <w:rtl w:val="0"/>
        </w:rPr>
        <w:t xml:space="preserve">Backend verifica si puede eliminarse (no expedientes activos).</w:t>
        <w:br w:type="textWrapping"/>
      </w:r>
    </w:p>
    <w:p w:rsidR="00000000" w:rsidDel="00000000" w:rsidP="00000000" w:rsidRDefault="00000000" w:rsidRPr="00000000" w14:paraId="000008E3">
      <w:pPr>
        <w:numPr>
          <w:ilvl w:val="0"/>
          <w:numId w:val="64"/>
        </w:numPr>
        <w:spacing w:after="0" w:afterAutospacing="0" w:before="0" w:beforeAutospacing="0" w:lineRule="auto"/>
        <w:ind w:left="720" w:hanging="360"/>
        <w:rPr>
          <w:rFonts w:ascii="Arial" w:cs="Arial" w:eastAsia="Arial" w:hAnsi="Arial"/>
        </w:rPr>
      </w:pPr>
      <w:bookmarkStart w:colFirst="0" w:colLast="0" w:name="_heading=h.pkqq7mn6gb8n" w:id="246"/>
      <w:bookmarkEnd w:id="246"/>
      <w:r w:rsidDel="00000000" w:rsidR="00000000" w:rsidRPr="00000000">
        <w:rPr>
          <w:rFonts w:ascii="Arial" w:cs="Arial" w:eastAsia="Arial" w:hAnsi="Arial"/>
          <w:rtl w:val="0"/>
        </w:rPr>
        <w:t xml:space="preserve">Marca al usuario como </w:t>
      </w:r>
      <w:r w:rsidDel="00000000" w:rsidR="00000000" w:rsidRPr="00000000">
        <w:rPr>
          <w:rFonts w:ascii="Arial" w:cs="Arial" w:eastAsia="Arial" w:hAnsi="Arial"/>
          <w:i w:val="1"/>
          <w:iCs w:val="1"/>
          <w:rtl w:val="0"/>
        </w:rPr>
        <w:t xml:space="preserve">inactivo</w:t>
      </w:r>
      <w:r w:rsidDel="00000000" w:rsidR="00000000" w:rsidRPr="00000000">
        <w:rPr>
          <w:rFonts w:ascii="Arial" w:cs="Arial" w:eastAsia="Arial" w:hAnsi="Arial"/>
          <w:rtl w:val="0"/>
        </w:rPr>
        <w:t xml:space="preserve"> o lo elimina según política.</w:t>
        <w:br w:type="textWrapping"/>
      </w:r>
    </w:p>
    <w:p w:rsidR="00000000" w:rsidDel="00000000" w:rsidP="00000000" w:rsidRDefault="00000000" w:rsidRPr="00000000" w14:paraId="000008E4">
      <w:pPr>
        <w:numPr>
          <w:ilvl w:val="0"/>
          <w:numId w:val="64"/>
        </w:numPr>
        <w:spacing w:after="240" w:before="0" w:beforeAutospacing="0" w:lineRule="auto"/>
        <w:ind w:left="720" w:hanging="360"/>
        <w:rPr>
          <w:rFonts w:ascii="Arial" w:cs="Arial" w:eastAsia="Arial" w:hAnsi="Arial"/>
        </w:rPr>
      </w:pPr>
      <w:bookmarkStart w:colFirst="0" w:colLast="0" w:name="_heading=h.pkqq7mn6gb8n" w:id="246"/>
      <w:bookmarkEnd w:id="246"/>
      <w:r w:rsidDel="00000000" w:rsidR="00000000" w:rsidRPr="00000000">
        <w:rPr>
          <w:rFonts w:ascii="Arial" w:cs="Arial" w:eastAsia="Arial" w:hAnsi="Arial"/>
          <w:rtl w:val="0"/>
        </w:rPr>
        <w:t xml:space="preserve">Respuesta al frontend.</w:t>
        <w:br w:type="textWrapping"/>
      </w:r>
    </w:p>
    <w:p w:rsidR="00000000" w:rsidDel="00000000" w:rsidP="00000000" w:rsidRDefault="00000000" w:rsidRPr="00000000" w14:paraId="000008E5">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zftg8ie4xfdi" w:id="247"/>
      <w:bookmarkEnd w:id="247"/>
      <w:r w:rsidDel="00000000" w:rsidR="00000000" w:rsidRPr="00000000">
        <w:rPr>
          <w:rFonts w:ascii="Arial" w:cs="Arial" w:eastAsia="Arial" w:hAnsi="Arial"/>
          <w:b w:val="1"/>
          <w:bCs w:val="1"/>
          <w:color w:val="000000"/>
          <w:sz w:val="24"/>
          <w:szCs w:val="24"/>
          <w:rtl w:val="0"/>
        </w:rPr>
        <w:t xml:space="preserve">2.4 Asignar roles/permisos</w:t>
      </w:r>
    </w:p>
    <w:p w:rsidR="00000000" w:rsidDel="00000000" w:rsidP="00000000" w:rsidRDefault="00000000" w:rsidRPr="00000000" w14:paraId="000008E7">
      <w:pPr>
        <w:rPr>
          <w:rFonts w:ascii="Arial" w:cs="Arial" w:eastAsia="Arial" w:hAnsi="Arial"/>
        </w:rPr>
      </w:pPr>
      <w:bookmarkStart w:colFirst="0" w:colLast="0" w:name="_heading=h.i6rlchwy67ap" w:id="248"/>
      <w:bookmarkEnd w:id="248"/>
      <w:r w:rsidDel="00000000" w:rsidR="00000000" w:rsidRPr="00000000">
        <w:rPr>
          <w:rtl w:val="0"/>
        </w:rPr>
      </w:r>
    </w:p>
    <w:p w:rsidR="00000000" w:rsidDel="00000000" w:rsidP="00000000" w:rsidRDefault="00000000" w:rsidRPr="00000000" w14:paraId="000008E8">
      <w:pPr>
        <w:rPr>
          <w:rFonts w:ascii="Arial" w:cs="Arial" w:eastAsia="Arial" w:hAnsi="Arial"/>
        </w:rPr>
      </w:pPr>
      <w:bookmarkStart w:colFirst="0" w:colLast="0" w:name="_heading=h.2uszqpyyhmgp" w:id="249"/>
      <w:bookmarkEnd w:id="249"/>
      <w:r w:rsidDel="00000000" w:rsidR="00000000" w:rsidRPr="00000000">
        <w:rPr>
          <w:rFonts w:ascii="Arial" w:cs="Arial" w:eastAsia="Arial" w:hAnsi="Arial"/>
          <w:rtl w:val="0"/>
        </w:rPr>
        <w:t xml:space="preserve">Actor:Admin               :InterfazSIGEDEX               :UsuarioController</w:t>
      </w:r>
    </w:p>
    <w:p w:rsidR="00000000" w:rsidDel="00000000" w:rsidP="00000000" w:rsidRDefault="00000000" w:rsidRPr="00000000" w14:paraId="000008E9">
      <w:pPr>
        <w:rPr>
          <w:rFonts w:ascii="Arial" w:cs="Arial" w:eastAsia="Arial" w:hAnsi="Arial"/>
        </w:rPr>
      </w:pPr>
      <w:bookmarkStart w:colFirst="0" w:colLast="0" w:name="_heading=h.2uszqpyyhmgp" w:id="249"/>
      <w:bookmarkEnd w:id="249"/>
      <w:r w:rsidDel="00000000" w:rsidR="00000000" w:rsidRPr="00000000">
        <w:rPr>
          <w:rtl w:val="0"/>
        </w:rPr>
      </w:r>
    </w:p>
    <w:p w:rsidR="00000000" w:rsidDel="00000000" w:rsidP="00000000" w:rsidRDefault="00000000" w:rsidRPr="00000000" w14:paraId="000008EA">
      <w:pPr>
        <w:rPr>
          <w:rFonts w:ascii="Arial" w:cs="Arial" w:eastAsia="Arial" w:hAnsi="Arial"/>
        </w:rPr>
      </w:pPr>
      <w:bookmarkStart w:colFirst="0" w:colLast="0" w:name="_heading=h.2uszqpyyhmgp" w:id="249"/>
      <w:bookmarkEnd w:id="249"/>
      <w:r w:rsidDel="00000000" w:rsidR="00000000" w:rsidRPr="00000000">
        <w:rPr>
          <w:rFonts w:ascii="Arial" w:cs="Arial" w:eastAsia="Arial" w:hAnsi="Arial"/>
          <w:rtl w:val="0"/>
        </w:rPr>
        <w:t xml:space="preserve">1. seleccionarUsuario()------------&gt;|</w:t>
      </w:r>
    </w:p>
    <w:p w:rsidR="00000000" w:rsidDel="00000000" w:rsidP="00000000" w:rsidRDefault="00000000" w:rsidRPr="00000000" w14:paraId="000008EB">
      <w:pPr>
        <w:rPr>
          <w:rFonts w:ascii="Arial" w:cs="Arial" w:eastAsia="Arial" w:hAnsi="Arial"/>
        </w:rPr>
      </w:pPr>
      <w:bookmarkStart w:colFirst="0" w:colLast="0" w:name="_heading=h.2uszqpyyhmgp" w:id="249"/>
      <w:bookmarkEnd w:id="249"/>
      <w:r w:rsidDel="00000000" w:rsidR="00000000" w:rsidRPr="00000000">
        <w:rPr>
          <w:rFonts w:ascii="Arial" w:cs="Arial" w:eastAsia="Arial" w:hAnsi="Arial"/>
          <w:rtl w:val="0"/>
        </w:rPr>
        <w:t xml:space="preserve">          </w:t>
        <w:tab/>
        <w:tab/>
        <w:t xml:space="preserve">                  </w:t>
        <w:tab/>
        <w:t xml:space="preserve">       |----------------- 2. mostrarRoles()</w:t>
      </w:r>
    </w:p>
    <w:p w:rsidR="00000000" w:rsidDel="00000000" w:rsidP="00000000" w:rsidRDefault="00000000" w:rsidRPr="00000000" w14:paraId="000008EC">
      <w:pPr>
        <w:rPr>
          <w:rFonts w:ascii="Arial" w:cs="Arial" w:eastAsia="Arial" w:hAnsi="Arial"/>
        </w:rPr>
      </w:pPr>
      <w:bookmarkStart w:colFirst="0" w:colLast="0" w:name="_heading=h.2uszqpyyhmgp" w:id="249"/>
      <w:bookmarkEnd w:id="249"/>
      <w:r w:rsidDel="00000000" w:rsidR="00000000" w:rsidRPr="00000000">
        <w:rPr>
          <w:rFonts w:ascii="Arial" w:cs="Arial" w:eastAsia="Arial" w:hAnsi="Arial"/>
          <w:rtl w:val="0"/>
        </w:rPr>
        <w:t xml:space="preserve">3. elegirRol() -------------------------&gt;|</w:t>
      </w:r>
    </w:p>
    <w:p w:rsidR="00000000" w:rsidDel="00000000" w:rsidP="00000000" w:rsidRDefault="00000000" w:rsidRPr="00000000" w14:paraId="000008ED">
      <w:pPr>
        <w:rPr>
          <w:rFonts w:ascii="Arial" w:cs="Arial" w:eastAsia="Arial" w:hAnsi="Arial"/>
        </w:rPr>
      </w:pPr>
      <w:bookmarkStart w:colFirst="0" w:colLast="0" w:name="_heading=h.2uszqpyyhmgp" w:id="249"/>
      <w:bookmarkEnd w:id="249"/>
      <w:r w:rsidDel="00000000" w:rsidR="00000000" w:rsidRPr="00000000">
        <w:rPr>
          <w:rFonts w:ascii="Arial" w:cs="Arial" w:eastAsia="Arial" w:hAnsi="Arial"/>
          <w:rtl w:val="0"/>
        </w:rPr>
        <w:t xml:space="preserve">                             </w:t>
        <w:tab/>
        <w:tab/>
        <w:t xml:space="preserve">       |----------------- 4. UPDATE usuarios SET rol...</w:t>
      </w:r>
    </w:p>
    <w:p w:rsidR="00000000" w:rsidDel="00000000" w:rsidP="00000000" w:rsidRDefault="00000000" w:rsidRPr="00000000" w14:paraId="000008EE">
      <w:pPr>
        <w:rPr>
          <w:rFonts w:ascii="Arial" w:cs="Arial" w:eastAsia="Arial" w:hAnsi="Arial"/>
        </w:rPr>
      </w:pPr>
      <w:bookmarkStart w:colFirst="0" w:colLast="0" w:name="_heading=h.2uszqpyyhmgp" w:id="249"/>
      <w:bookmarkEnd w:id="249"/>
      <w:r w:rsidDel="00000000" w:rsidR="00000000" w:rsidRPr="00000000">
        <w:rPr>
          <w:rFonts w:ascii="Arial" w:cs="Arial" w:eastAsia="Arial" w:hAnsi="Arial"/>
          <w:rtl w:val="0"/>
        </w:rPr>
        <w:t xml:space="preserve">                              </w:t>
        <w:tab/>
        <w:tab/>
        <w:t xml:space="preserve">       |&lt;---------------- 5. rolAsignadoOK</w:t>
      </w:r>
    </w:p>
    <w:p w:rsidR="00000000" w:rsidDel="00000000" w:rsidP="00000000" w:rsidRDefault="00000000" w:rsidRPr="00000000" w14:paraId="000008EF">
      <w:pPr>
        <w:rPr>
          <w:rFonts w:ascii="Arial" w:cs="Arial" w:eastAsia="Arial" w:hAnsi="Arial"/>
        </w:rPr>
      </w:pPr>
      <w:bookmarkStart w:colFirst="0" w:colLast="0" w:name="_heading=h.2uszqpyyhmgp" w:id="249"/>
      <w:bookmarkEnd w:id="249"/>
      <w:r w:rsidDel="00000000" w:rsidR="00000000" w:rsidRPr="00000000">
        <w:rPr>
          <w:rFonts w:ascii="Arial" w:cs="Arial" w:eastAsia="Arial" w:hAnsi="Arial"/>
          <w:rtl w:val="0"/>
        </w:rPr>
        <w:t xml:space="preserve">6. mostrarExito() &lt;--------------------|</w:t>
      </w:r>
    </w:p>
    <w:p w:rsidR="00000000" w:rsidDel="00000000" w:rsidP="00000000" w:rsidRDefault="00000000" w:rsidRPr="00000000" w14:paraId="000008F0">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8ibyzchvcei9" w:id="250"/>
      <w:bookmarkEnd w:id="250"/>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8F1">
      <w:pPr>
        <w:numPr>
          <w:ilvl w:val="0"/>
          <w:numId w:val="121"/>
        </w:numPr>
        <w:spacing w:after="0" w:afterAutospacing="0" w:before="24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Administrador abre la pantalla de roles.</w:t>
        <w:br w:type="textWrapping"/>
      </w:r>
    </w:p>
    <w:p w:rsidR="00000000" w:rsidDel="00000000" w:rsidP="00000000" w:rsidRDefault="00000000" w:rsidRPr="00000000" w14:paraId="000008F2">
      <w:pPr>
        <w:numPr>
          <w:ilvl w:val="0"/>
          <w:numId w:val="121"/>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Frontend carga usuario y lista de roles/permisos.</w:t>
        <w:br w:type="textWrapping"/>
      </w:r>
    </w:p>
    <w:p w:rsidR="00000000" w:rsidDel="00000000" w:rsidP="00000000" w:rsidRDefault="00000000" w:rsidRPr="00000000" w14:paraId="000008F3">
      <w:pPr>
        <w:numPr>
          <w:ilvl w:val="0"/>
          <w:numId w:val="121"/>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Admin selecciona un rol nuevo.</w:t>
        <w:br w:type="textWrapping"/>
      </w:r>
    </w:p>
    <w:p w:rsidR="00000000" w:rsidDel="00000000" w:rsidP="00000000" w:rsidRDefault="00000000" w:rsidRPr="00000000" w14:paraId="000008F4">
      <w:pPr>
        <w:numPr>
          <w:ilvl w:val="0"/>
          <w:numId w:val="121"/>
        </w:numPr>
        <w:spacing w:after="0" w:afterAutospacing="0" w:before="0" w:beforeAutospacing="0" w:lineRule="auto"/>
        <w:ind w:left="720" w:hanging="360"/>
        <w:rPr>
          <w:rFonts w:ascii="Arial" w:cs="Arial" w:eastAsia="Arial" w:hAnsi="Arial"/>
        </w:rPr>
      </w:pPr>
      <w:bookmarkStart w:colFirst="0" w:colLast="0" w:name="_heading=h.hae3f78nw65e" w:id="221"/>
      <w:bookmarkEnd w:id="221"/>
      <w:sdt>
        <w:sdtPr>
          <w:id w:val="1053410072"/>
          <w:tag w:val="goog_rdk_71"/>
        </w:sdtPr>
        <w:sdtContent>
          <w:r w:rsidDel="00000000" w:rsidR="00000000" w:rsidRPr="00000000">
            <w:rPr>
              <w:rFonts w:ascii="Arial Unicode MS" w:cs="Arial Unicode MS" w:eastAsia="Arial Unicode MS" w:hAnsi="Arial Unicode MS"/>
              <w:rtl w:val="0"/>
            </w:rPr>
            <w:t xml:space="preserve">Frontend → backend: PUT /usuarios/:id/rol.</w:t>
            <w:br w:type="textWrapping"/>
          </w:r>
        </w:sdtContent>
      </w:sdt>
    </w:p>
    <w:p w:rsidR="00000000" w:rsidDel="00000000" w:rsidP="00000000" w:rsidRDefault="00000000" w:rsidRPr="00000000" w14:paraId="000008F5">
      <w:pPr>
        <w:numPr>
          <w:ilvl w:val="0"/>
          <w:numId w:val="121"/>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Backend actualiza el rol en la DB.</w:t>
        <w:br w:type="textWrapping"/>
      </w:r>
    </w:p>
    <w:p w:rsidR="00000000" w:rsidDel="00000000" w:rsidP="00000000" w:rsidRDefault="00000000" w:rsidRPr="00000000" w14:paraId="000008F6">
      <w:pPr>
        <w:numPr>
          <w:ilvl w:val="0"/>
          <w:numId w:val="121"/>
        </w:numPr>
        <w:spacing w:after="24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Devuelve OK.</w:t>
      </w:r>
    </w:p>
    <w:p w:rsidR="00000000" w:rsidDel="00000000" w:rsidP="00000000" w:rsidRDefault="00000000" w:rsidRPr="00000000" w14:paraId="000008F7">
      <w:pPr>
        <w:pStyle w:val="Heading1"/>
        <w:keepNext w:val="0"/>
        <w:keepLines w:val="0"/>
        <w:spacing w:after="120" w:before="480" w:line="259" w:lineRule="auto"/>
        <w:rPr>
          <w:rFonts w:ascii="Arial" w:cs="Arial" w:eastAsia="Arial" w:hAnsi="Arial"/>
          <w:b w:val="1"/>
          <w:bCs w:val="1"/>
          <w:color w:val="000000"/>
          <w:sz w:val="24"/>
          <w:szCs w:val="24"/>
        </w:rPr>
      </w:pPr>
      <w:bookmarkStart w:colFirst="0" w:colLast="0" w:name="_heading=h.jj3o0yfppws3" w:id="251"/>
      <w:bookmarkEnd w:id="251"/>
      <w:r w:rsidDel="00000000" w:rsidR="00000000" w:rsidRPr="00000000">
        <w:rPr>
          <w:rFonts w:ascii="Arial" w:cs="Arial" w:eastAsia="Arial" w:hAnsi="Arial"/>
          <w:b w:val="1"/>
          <w:bCs w:val="1"/>
          <w:color w:val="000000"/>
          <w:sz w:val="24"/>
          <w:szCs w:val="24"/>
          <w:rtl w:val="0"/>
        </w:rPr>
        <w:t xml:space="preserve">3. GESTIÓN DE EXPEDIENTES</w:t>
      </w:r>
    </w:p>
    <w:p w:rsidR="00000000" w:rsidDel="00000000" w:rsidP="00000000" w:rsidRDefault="00000000" w:rsidRPr="00000000" w14:paraId="000008F8">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y2np8ci4nmwg" w:id="252"/>
      <w:bookmarkEnd w:id="252"/>
      <w:r w:rsidDel="00000000" w:rsidR="00000000" w:rsidRPr="00000000">
        <w:rPr>
          <w:rFonts w:ascii="Arial" w:cs="Arial" w:eastAsia="Arial" w:hAnsi="Arial"/>
          <w:b w:val="1"/>
          <w:bCs w:val="1"/>
          <w:color w:val="000000"/>
          <w:sz w:val="24"/>
          <w:szCs w:val="24"/>
          <w:rtl w:val="0"/>
        </w:rPr>
        <w:t xml:space="preserve">3.1 Crear expediente (con pago previo) </w:t>
      </w:r>
    </w:p>
    <w:p w:rsidR="00000000" w:rsidDel="00000000" w:rsidP="00000000" w:rsidRDefault="00000000" w:rsidRPr="00000000" w14:paraId="000008FA">
      <w:pPr>
        <w:rPr>
          <w:rFonts w:ascii="Arial" w:cs="Arial" w:eastAsia="Arial" w:hAnsi="Arial"/>
          <w:sz w:val="20"/>
          <w:szCs w:val="20"/>
        </w:rPr>
      </w:pPr>
      <w:bookmarkStart w:colFirst="0" w:colLast="0" w:name="_heading=h.atmwgc7jtgeb" w:id="253"/>
      <w:bookmarkEnd w:id="253"/>
      <w:r w:rsidDel="00000000" w:rsidR="00000000" w:rsidRPr="00000000">
        <w:rPr>
          <w:rFonts w:ascii="Arial" w:cs="Arial" w:eastAsia="Arial" w:hAnsi="Arial"/>
          <w:sz w:val="20"/>
          <w:szCs w:val="20"/>
          <w:rtl w:val="0"/>
        </w:rPr>
        <w:t xml:space="preserve">Actor:Usuario             :InterfazSIGEDEX                     :ExpedientesController</w:t>
      </w:r>
    </w:p>
    <w:p w:rsidR="00000000" w:rsidDel="00000000" w:rsidP="00000000" w:rsidRDefault="00000000" w:rsidRPr="00000000" w14:paraId="000008FB">
      <w:pPr>
        <w:rPr>
          <w:rFonts w:ascii="Arial" w:cs="Arial" w:eastAsia="Arial" w:hAnsi="Arial"/>
          <w:sz w:val="20"/>
          <w:szCs w:val="20"/>
        </w:rPr>
      </w:pPr>
      <w:bookmarkStart w:colFirst="0" w:colLast="0" w:name="_heading=h.atmwgc7jtgeb" w:id="253"/>
      <w:bookmarkEnd w:id="253"/>
      <w:r w:rsidDel="00000000" w:rsidR="00000000" w:rsidRPr="00000000">
        <w:rPr>
          <w:rtl w:val="0"/>
        </w:rPr>
      </w:r>
    </w:p>
    <w:p w:rsidR="00000000" w:rsidDel="00000000" w:rsidP="00000000" w:rsidRDefault="00000000" w:rsidRPr="00000000" w14:paraId="000008FC">
      <w:pPr>
        <w:rPr>
          <w:rFonts w:ascii="Arial" w:cs="Arial" w:eastAsia="Arial" w:hAnsi="Arial"/>
          <w:sz w:val="20"/>
          <w:szCs w:val="20"/>
        </w:rPr>
      </w:pPr>
      <w:bookmarkStart w:colFirst="0" w:colLast="0" w:name="_heading=h.atmwgc7jtgeb" w:id="253"/>
      <w:bookmarkEnd w:id="253"/>
      <w:r w:rsidDel="00000000" w:rsidR="00000000" w:rsidRPr="00000000">
        <w:rPr>
          <w:rFonts w:ascii="Arial" w:cs="Arial" w:eastAsia="Arial" w:hAnsi="Arial"/>
          <w:sz w:val="20"/>
          <w:szCs w:val="20"/>
          <w:rtl w:val="0"/>
        </w:rPr>
        <w:t xml:space="preserve">1. completarFormulario() —----&gt;|</w:t>
      </w:r>
    </w:p>
    <w:p w:rsidR="00000000" w:rsidDel="00000000" w:rsidP="00000000" w:rsidRDefault="00000000" w:rsidRPr="00000000" w14:paraId="000008FD">
      <w:pPr>
        <w:rPr>
          <w:rFonts w:ascii="Arial" w:cs="Arial" w:eastAsia="Arial" w:hAnsi="Arial"/>
          <w:sz w:val="20"/>
          <w:szCs w:val="20"/>
        </w:rPr>
      </w:pPr>
      <w:bookmarkStart w:colFirst="0" w:colLast="0" w:name="_heading=h.atmwgc7jtgeb" w:id="253"/>
      <w:bookmarkEnd w:id="253"/>
      <w:r w:rsidDel="00000000" w:rsidR="00000000" w:rsidRPr="00000000">
        <w:rPr>
          <w:rFonts w:ascii="Arial" w:cs="Arial" w:eastAsia="Arial" w:hAnsi="Arial"/>
          <w:sz w:val="20"/>
          <w:szCs w:val="20"/>
          <w:rtl w:val="0"/>
        </w:rPr>
        <w:t xml:space="preserve">                                                   |--- 2. enviarExpediente() ---------&gt;|</w:t>
      </w:r>
    </w:p>
    <w:p w:rsidR="00000000" w:rsidDel="00000000" w:rsidP="00000000" w:rsidRDefault="00000000" w:rsidRPr="00000000" w14:paraId="000008FE">
      <w:pPr>
        <w:rPr>
          <w:rFonts w:ascii="Arial" w:cs="Arial" w:eastAsia="Arial" w:hAnsi="Arial"/>
          <w:sz w:val="20"/>
          <w:szCs w:val="20"/>
        </w:rPr>
      </w:pPr>
      <w:bookmarkStart w:colFirst="0" w:colLast="0" w:name="_heading=h.atmwgc7jtgeb" w:id="253"/>
      <w:bookmarkEnd w:id="253"/>
      <w:r w:rsidDel="00000000" w:rsidR="00000000" w:rsidRPr="00000000">
        <w:rPr>
          <w:rFonts w:ascii="Arial" w:cs="Arial" w:eastAsia="Arial" w:hAnsi="Arial"/>
          <w:sz w:val="20"/>
          <w:szCs w:val="20"/>
          <w:rtl w:val="0"/>
        </w:rPr>
        <w:t xml:space="preserve">                                                   |------------------------------ 3. validarPago()</w:t>
      </w:r>
    </w:p>
    <w:p w:rsidR="00000000" w:rsidDel="00000000" w:rsidP="00000000" w:rsidRDefault="00000000" w:rsidRPr="00000000" w14:paraId="000008FF">
      <w:pPr>
        <w:rPr>
          <w:rFonts w:ascii="Arial" w:cs="Arial" w:eastAsia="Arial" w:hAnsi="Arial"/>
          <w:sz w:val="20"/>
          <w:szCs w:val="20"/>
        </w:rPr>
      </w:pPr>
      <w:bookmarkStart w:colFirst="0" w:colLast="0" w:name="_heading=h.atmwgc7jtgeb" w:id="253"/>
      <w:bookmarkEnd w:id="253"/>
      <w:r w:rsidDel="00000000" w:rsidR="00000000" w:rsidRPr="00000000">
        <w:rPr>
          <w:rFonts w:ascii="Arial" w:cs="Arial" w:eastAsia="Arial" w:hAnsi="Arial"/>
          <w:sz w:val="20"/>
          <w:szCs w:val="20"/>
          <w:rtl w:val="0"/>
        </w:rPr>
        <w:t xml:space="preserve">                                                   |------------------------------ 4. INSERT expediente</w:t>
      </w:r>
    </w:p>
    <w:p w:rsidR="00000000" w:rsidDel="00000000" w:rsidP="00000000" w:rsidRDefault="00000000" w:rsidRPr="00000000" w14:paraId="00000900">
      <w:pPr>
        <w:rPr>
          <w:rFonts w:ascii="Arial" w:cs="Arial" w:eastAsia="Arial" w:hAnsi="Arial"/>
          <w:sz w:val="20"/>
          <w:szCs w:val="20"/>
        </w:rPr>
      </w:pPr>
      <w:bookmarkStart w:colFirst="0" w:colLast="0" w:name="_heading=h.atmwgc7jtgeb" w:id="253"/>
      <w:bookmarkEnd w:id="253"/>
      <w:r w:rsidDel="00000000" w:rsidR="00000000" w:rsidRPr="00000000">
        <w:rPr>
          <w:rFonts w:ascii="Arial" w:cs="Arial" w:eastAsia="Arial" w:hAnsi="Arial"/>
          <w:sz w:val="20"/>
          <w:szCs w:val="20"/>
          <w:rtl w:val="0"/>
        </w:rPr>
        <w:t xml:space="preserve">                                                   |------------------------------ 5. INSERT historial</w:t>
      </w:r>
    </w:p>
    <w:p w:rsidR="00000000" w:rsidDel="00000000" w:rsidP="00000000" w:rsidRDefault="00000000" w:rsidRPr="00000000" w14:paraId="00000901">
      <w:pPr>
        <w:rPr>
          <w:rFonts w:ascii="Arial" w:cs="Arial" w:eastAsia="Arial" w:hAnsi="Arial"/>
          <w:sz w:val="20"/>
          <w:szCs w:val="20"/>
        </w:rPr>
      </w:pPr>
      <w:bookmarkStart w:colFirst="0" w:colLast="0" w:name="_heading=h.atmwgc7jtgeb" w:id="253"/>
      <w:bookmarkEnd w:id="253"/>
      <w:r w:rsidDel="00000000" w:rsidR="00000000" w:rsidRPr="00000000">
        <w:rPr>
          <w:rFonts w:ascii="Arial" w:cs="Arial" w:eastAsia="Arial" w:hAnsi="Arial"/>
          <w:sz w:val="20"/>
          <w:szCs w:val="20"/>
          <w:rtl w:val="0"/>
        </w:rPr>
        <w:t xml:space="preserve">                                                   |&lt;---------------------------- 6. expedienteCreadoOK</w:t>
      </w:r>
    </w:p>
    <w:p w:rsidR="00000000" w:rsidDel="00000000" w:rsidP="00000000" w:rsidRDefault="00000000" w:rsidRPr="00000000" w14:paraId="00000902">
      <w:pPr>
        <w:rPr>
          <w:rFonts w:ascii="Arial" w:cs="Arial" w:eastAsia="Arial" w:hAnsi="Arial"/>
          <w:sz w:val="20"/>
          <w:szCs w:val="20"/>
        </w:rPr>
      </w:pPr>
      <w:bookmarkStart w:colFirst="0" w:colLast="0" w:name="_heading=h.atmwgc7jtgeb" w:id="253"/>
      <w:bookmarkEnd w:id="253"/>
      <w:r w:rsidDel="00000000" w:rsidR="00000000" w:rsidRPr="00000000">
        <w:rPr>
          <w:rFonts w:ascii="Arial" w:cs="Arial" w:eastAsia="Arial" w:hAnsi="Arial"/>
          <w:sz w:val="20"/>
          <w:szCs w:val="20"/>
          <w:rtl w:val="0"/>
        </w:rPr>
        <w:t xml:space="preserve">7. mostrarConfirmacion() &lt;------|</w:t>
      </w:r>
    </w:p>
    <w:p w:rsidR="00000000" w:rsidDel="00000000" w:rsidP="00000000" w:rsidRDefault="00000000" w:rsidRPr="00000000" w14:paraId="00000903">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p5mj0sa1t8vo" w:id="254"/>
      <w:bookmarkEnd w:id="254"/>
      <w:r w:rsidDel="00000000" w:rsidR="00000000" w:rsidRPr="00000000">
        <w:rPr>
          <w:rtl w:val="0"/>
        </w:rPr>
      </w:r>
    </w:p>
    <w:p w:rsidR="00000000" w:rsidDel="00000000" w:rsidP="00000000" w:rsidRDefault="00000000" w:rsidRPr="00000000" w14:paraId="00000904">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l4c2guoeno9p" w:id="255"/>
      <w:bookmarkEnd w:id="255"/>
      <w:r w:rsidDel="00000000" w:rsidR="00000000" w:rsidRPr="00000000">
        <w:rPr>
          <w:rFonts w:ascii="Arial" w:cs="Arial" w:eastAsia="Arial" w:hAnsi="Arial"/>
          <w:b w:val="1"/>
          <w:bCs w:val="1"/>
          <w:color w:val="000000"/>
          <w:sz w:val="26"/>
          <w:szCs w:val="26"/>
          <w:rtl w:val="0"/>
        </w:rPr>
        <w:t xml:space="preserve">Objetos / Sistemas</w:t>
      </w:r>
    </w:p>
    <w:p w:rsidR="00000000" w:rsidDel="00000000" w:rsidP="00000000" w:rsidRDefault="00000000" w:rsidRPr="00000000" w14:paraId="00000905">
      <w:pPr>
        <w:numPr>
          <w:ilvl w:val="0"/>
          <w:numId w:val="16"/>
        </w:numPr>
        <w:spacing w:after="0" w:afterAutospacing="0" w:before="24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Presentante</w:t>
        <w:br w:type="textWrapping"/>
      </w:r>
    </w:p>
    <w:p w:rsidR="00000000" w:rsidDel="00000000" w:rsidP="00000000" w:rsidRDefault="00000000" w:rsidRPr="00000000" w14:paraId="00000906">
      <w:pPr>
        <w:numPr>
          <w:ilvl w:val="0"/>
          <w:numId w:val="16"/>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:InterfazSIGEDEX</w:t>
        <w:br w:type="textWrapping"/>
      </w:r>
    </w:p>
    <w:p w:rsidR="00000000" w:rsidDel="00000000" w:rsidP="00000000" w:rsidRDefault="00000000" w:rsidRPr="00000000" w14:paraId="00000907">
      <w:pPr>
        <w:numPr>
          <w:ilvl w:val="0"/>
          <w:numId w:val="16"/>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:ControlPagos</w:t>
        <w:br w:type="textWrapping"/>
      </w:r>
    </w:p>
    <w:p w:rsidR="00000000" w:rsidDel="00000000" w:rsidP="00000000" w:rsidRDefault="00000000" w:rsidRPr="00000000" w14:paraId="00000908">
      <w:pPr>
        <w:numPr>
          <w:ilvl w:val="0"/>
          <w:numId w:val="16"/>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:ControlExpedientes</w:t>
        <w:br w:type="textWrapping"/>
      </w:r>
    </w:p>
    <w:p w:rsidR="00000000" w:rsidDel="00000000" w:rsidP="00000000" w:rsidRDefault="00000000" w:rsidRPr="00000000" w14:paraId="00000909">
      <w:pPr>
        <w:numPr>
          <w:ilvl w:val="0"/>
          <w:numId w:val="16"/>
        </w:numPr>
        <w:spacing w:after="24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:DB</w:t>
        <w:br w:type="textWrapping"/>
      </w:r>
    </w:p>
    <w:p w:rsidR="00000000" w:rsidDel="00000000" w:rsidP="00000000" w:rsidRDefault="00000000" w:rsidRPr="00000000" w14:paraId="0000090A">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wg9b9fmw2s7j" w:id="256"/>
      <w:bookmarkEnd w:id="256"/>
      <w:r w:rsidDel="00000000" w:rsidR="00000000" w:rsidRPr="00000000">
        <w:rPr>
          <w:rFonts w:ascii="Arial" w:cs="Arial" w:eastAsia="Arial" w:hAnsi="Arial"/>
          <w:b w:val="1"/>
          <w:bCs w:val="1"/>
          <w:color w:val="000000"/>
          <w:sz w:val="26"/>
          <w:szCs w:val="26"/>
          <w:rtl w:val="0"/>
        </w:rPr>
        <w:t xml:space="preserve">Flujo completo</w:t>
      </w:r>
    </w:p>
    <w:p w:rsidR="00000000" w:rsidDel="00000000" w:rsidP="00000000" w:rsidRDefault="00000000" w:rsidRPr="00000000" w14:paraId="0000090B">
      <w:pPr>
        <w:numPr>
          <w:ilvl w:val="0"/>
          <w:numId w:val="89"/>
        </w:numPr>
        <w:spacing w:after="0" w:afterAutospacing="0" w:before="240" w:lineRule="auto"/>
        <w:ind w:left="720" w:hanging="360"/>
        <w:rPr>
          <w:rFonts w:ascii="Arial" w:cs="Arial" w:eastAsia="Arial" w:hAnsi="Arial"/>
          <w:sz w:val="20"/>
          <w:szCs w:val="20"/>
        </w:rPr>
      </w:pPr>
      <w:bookmarkStart w:colFirst="0" w:colLast="0" w:name="_heading=h.hae3f78nw65e" w:id="221"/>
      <w:bookmarkEnd w:id="221"/>
      <w:sdt>
        <w:sdtPr>
          <w:id w:val="-421318031"/>
          <w:tag w:val="goog_rdk_72"/>
        </w:sdtPr>
        <w:sdtContent>
          <w:r w:rsidDel="00000000" w:rsidR="00000000" w:rsidRPr="00000000">
            <w:rPr>
              <w:rFonts w:ascii="Arial Unicode MS" w:cs="Arial Unicode MS" w:eastAsia="Arial Unicode MS" w:hAnsi="Arial Unicode MS"/>
              <w:sz w:val="20"/>
              <w:szCs w:val="20"/>
              <w:rtl w:val="0"/>
            </w:rPr>
            <w:t xml:space="preserve">El usuario inicia el trámite → carga datos del expediente.</w:t>
            <w:br w:type="textWrapping"/>
          </w:r>
        </w:sdtContent>
      </w:sdt>
    </w:p>
    <w:p w:rsidR="00000000" w:rsidDel="00000000" w:rsidP="00000000" w:rsidRDefault="00000000" w:rsidRPr="00000000" w14:paraId="0000090C">
      <w:pPr>
        <w:numPr>
          <w:ilvl w:val="0"/>
          <w:numId w:val="89"/>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Antes de confirmar, el sistema lo dirige al pago.</w:t>
        <w:br w:type="textWrapping"/>
      </w:r>
    </w:p>
    <w:p w:rsidR="00000000" w:rsidDel="00000000" w:rsidP="00000000" w:rsidRDefault="00000000" w:rsidRPr="00000000" w14:paraId="0000090D">
      <w:pPr>
        <w:numPr>
          <w:ilvl w:val="0"/>
          <w:numId w:val="89"/>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sdt>
        <w:sdtPr>
          <w:id w:val="-1433088821"/>
          <w:tag w:val="goog_rdk_73"/>
        </w:sdtPr>
        <w:sdtContent>
          <w:r w:rsidDel="00000000" w:rsidR="00000000" w:rsidRPr="00000000">
            <w:rPr>
              <w:rFonts w:ascii="Arial Unicode MS" w:cs="Arial Unicode MS" w:eastAsia="Arial Unicode MS" w:hAnsi="Arial Unicode MS"/>
              <w:sz w:val="20"/>
              <w:szCs w:val="20"/>
              <w:rtl w:val="0"/>
            </w:rPr>
            <w:t xml:space="preserve">Frontend → backend: POST /pagos.</w:t>
            <w:br w:type="textWrapping"/>
          </w:r>
        </w:sdtContent>
      </w:sdt>
    </w:p>
    <w:p w:rsidR="00000000" w:rsidDel="00000000" w:rsidP="00000000" w:rsidRDefault="00000000" w:rsidRPr="00000000" w14:paraId="0000090E">
      <w:pPr>
        <w:numPr>
          <w:ilvl w:val="0"/>
          <w:numId w:val="89"/>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El backend genera preferencia de pago (MercadoPago).</w:t>
        <w:br w:type="textWrapping"/>
      </w:r>
    </w:p>
    <w:p w:rsidR="00000000" w:rsidDel="00000000" w:rsidP="00000000" w:rsidRDefault="00000000" w:rsidRPr="00000000" w14:paraId="0000090F">
      <w:pPr>
        <w:numPr>
          <w:ilvl w:val="0"/>
          <w:numId w:val="89"/>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Usuario paga.</w:t>
        <w:br w:type="textWrapping"/>
      </w:r>
    </w:p>
    <w:p w:rsidR="00000000" w:rsidDel="00000000" w:rsidP="00000000" w:rsidRDefault="00000000" w:rsidRPr="00000000" w14:paraId="00000910">
      <w:pPr>
        <w:numPr>
          <w:ilvl w:val="0"/>
          <w:numId w:val="89"/>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sdt>
        <w:sdtPr>
          <w:id w:val="-842750703"/>
          <w:tag w:val="goog_rdk_74"/>
        </w:sdtPr>
        <w:sdtContent>
          <w:r w:rsidDel="00000000" w:rsidR="00000000" w:rsidRPr="00000000">
            <w:rPr>
              <w:rFonts w:ascii="Arial Unicode MS" w:cs="Arial Unicode MS" w:eastAsia="Arial Unicode MS" w:hAnsi="Arial Unicode MS"/>
              <w:sz w:val="20"/>
              <w:szCs w:val="20"/>
              <w:rtl w:val="0"/>
            </w:rPr>
            <w:t xml:space="preserve">MercadoPago → backend: Webhook confirmando el pago.</w:t>
            <w:br w:type="textWrapping"/>
          </w:r>
        </w:sdtContent>
      </w:sdt>
    </w:p>
    <w:p w:rsidR="00000000" w:rsidDel="00000000" w:rsidP="00000000" w:rsidRDefault="00000000" w:rsidRPr="00000000" w14:paraId="00000911">
      <w:pPr>
        <w:numPr>
          <w:ilvl w:val="0"/>
          <w:numId w:val="89"/>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Backend valida que el pago sea </w:t>
      </w:r>
      <w:r w:rsidDel="00000000" w:rsidR="00000000" w:rsidRPr="00000000">
        <w:rPr>
          <w:rFonts w:ascii="Arial" w:cs="Arial" w:eastAsia="Arial" w:hAnsi="Arial"/>
          <w:b w:val="1"/>
          <w:bCs w:val="1"/>
          <w:sz w:val="20"/>
          <w:szCs w:val="20"/>
          <w:rtl w:val="0"/>
        </w:rPr>
        <w:t xml:space="preserve">aprobado</w:t>
      </w:r>
      <w:r w:rsidDel="00000000" w:rsidR="00000000" w:rsidRPr="00000000">
        <w:rPr>
          <w:rFonts w:ascii="Arial" w:cs="Arial" w:eastAsia="Arial" w:hAnsi="Arial"/>
          <w:sz w:val="20"/>
          <w:szCs w:val="20"/>
          <w:rtl w:val="0"/>
        </w:rPr>
        <w:t xml:space="preserve">.</w:t>
        <w:br w:type="textWrapping"/>
      </w:r>
    </w:p>
    <w:p w:rsidR="00000000" w:rsidDel="00000000" w:rsidP="00000000" w:rsidRDefault="00000000" w:rsidRPr="00000000" w14:paraId="00000912">
      <w:pPr>
        <w:numPr>
          <w:ilvl w:val="0"/>
          <w:numId w:val="89"/>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Ahora sí el frontend envía POST /expedientes.</w:t>
        <w:br w:type="textWrapping"/>
      </w:r>
    </w:p>
    <w:p w:rsidR="00000000" w:rsidDel="00000000" w:rsidP="00000000" w:rsidRDefault="00000000" w:rsidRPr="00000000" w14:paraId="00000913">
      <w:pPr>
        <w:numPr>
          <w:ilvl w:val="0"/>
          <w:numId w:val="89"/>
        </w:numPr>
        <w:spacing w:after="0" w:afterAutospacing="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Backend crea expediente en la DB.</w:t>
        <w:br w:type="textWrapping"/>
      </w:r>
    </w:p>
    <w:p w:rsidR="00000000" w:rsidDel="00000000" w:rsidP="00000000" w:rsidRDefault="00000000" w:rsidRPr="00000000" w14:paraId="00000914">
      <w:pPr>
        <w:numPr>
          <w:ilvl w:val="0"/>
          <w:numId w:val="89"/>
        </w:numPr>
        <w:spacing w:after="240" w:before="0" w:beforeAutospacing="0" w:lineRule="auto"/>
        <w:ind w:left="720" w:hanging="360"/>
        <w:rPr>
          <w:rFonts w:ascii="Arial" w:cs="Arial" w:eastAsia="Arial" w:hAnsi="Arial"/>
          <w:sz w:val="20"/>
          <w:szCs w:val="20"/>
        </w:rPr>
      </w:pPr>
      <w:bookmarkStart w:colFirst="0" w:colLast="0" w:name="_heading=h.hae3f78nw65e" w:id="221"/>
      <w:bookmarkEnd w:id="221"/>
      <w:r w:rsidDel="00000000" w:rsidR="00000000" w:rsidRPr="00000000">
        <w:rPr>
          <w:rFonts w:ascii="Arial" w:cs="Arial" w:eastAsia="Arial" w:hAnsi="Arial"/>
          <w:sz w:val="20"/>
          <w:szCs w:val="20"/>
          <w:rtl w:val="0"/>
        </w:rPr>
        <w:t xml:space="preserve">Devuelve número de expediente.</w:t>
      </w:r>
    </w:p>
    <w:p w:rsidR="00000000" w:rsidDel="00000000" w:rsidP="00000000" w:rsidRDefault="00000000" w:rsidRPr="00000000" w14:paraId="00000915">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mn1ns0hxafwq" w:id="257"/>
      <w:bookmarkEnd w:id="257"/>
      <w:r w:rsidDel="00000000" w:rsidR="00000000" w:rsidRPr="00000000">
        <w:rPr>
          <w:rFonts w:ascii="Arial" w:cs="Arial" w:eastAsia="Arial" w:hAnsi="Arial"/>
          <w:b w:val="1"/>
          <w:bCs w:val="1"/>
          <w:color w:val="000000"/>
          <w:sz w:val="24"/>
          <w:szCs w:val="24"/>
          <w:rtl w:val="0"/>
        </w:rPr>
        <w:t xml:space="preserve">3.2 Adjuntar documentos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Actor:Usuario               :InterfazSIGEDEX                   :ExpedientesController</w:t>
      </w:r>
    </w:p>
    <w:p w:rsidR="00000000" w:rsidDel="00000000" w:rsidP="00000000" w:rsidRDefault="00000000" w:rsidRPr="00000000" w14:paraId="00000919">
      <w:pPr>
        <w:rPr>
          <w:rFonts w:ascii="Arial" w:cs="Arial" w:eastAsia="Arial" w:hAnsi="Arial"/>
        </w:rPr>
      </w:pPr>
      <w:bookmarkStart w:colFirst="0" w:colLast="0" w:name="_heading=h.8yh5ccltojki" w:id="258"/>
      <w:bookmarkEnd w:id="258"/>
      <w:r w:rsidDel="00000000" w:rsidR="00000000" w:rsidRPr="00000000">
        <w:rPr>
          <w:rtl w:val="0"/>
        </w:rPr>
      </w:r>
    </w:p>
    <w:p w:rsidR="00000000" w:rsidDel="00000000" w:rsidP="00000000" w:rsidRDefault="00000000" w:rsidRPr="00000000" w14:paraId="0000091A">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1. seleccionarArchivo() —------&gt;|</w:t>
      </w:r>
    </w:p>
    <w:p w:rsidR="00000000" w:rsidDel="00000000" w:rsidP="00000000" w:rsidRDefault="00000000" w:rsidRPr="00000000" w14:paraId="0000091B">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                                                   |--- 2. mostrarVistaPrevia()</w:t>
      </w:r>
    </w:p>
    <w:p w:rsidR="00000000" w:rsidDel="00000000" w:rsidP="00000000" w:rsidRDefault="00000000" w:rsidRPr="00000000" w14:paraId="0000091C">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3. subirArchivo() ------------------&gt;|</w:t>
      </w:r>
    </w:p>
    <w:p w:rsidR="00000000" w:rsidDel="00000000" w:rsidP="00000000" w:rsidRDefault="00000000" w:rsidRPr="00000000" w14:paraId="0000091D">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                            </w:t>
        <w:tab/>
        <w:tab/>
        <w:t xml:space="preserve">    |--- 4. enviarArchivo(formData) -----&gt;|</w:t>
      </w:r>
    </w:p>
    <w:p w:rsidR="00000000" w:rsidDel="00000000" w:rsidP="00000000" w:rsidRDefault="00000000" w:rsidRPr="00000000" w14:paraId="0000091E">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                                                   </w:t>
        <w:tab/>
        <w:tab/>
        <w:tab/>
        <w:tab/>
        <w:t xml:space="preserve">              |--- 5. validarArchivo()</w:t>
      </w:r>
    </w:p>
    <w:p w:rsidR="00000000" w:rsidDel="00000000" w:rsidP="00000000" w:rsidRDefault="00000000" w:rsidRPr="00000000" w14:paraId="0000091F">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                                                            </w:t>
        <w:tab/>
        <w:tab/>
        <w:tab/>
        <w:t xml:space="preserve">              |--- 6. guardarArchivo()</w:t>
      </w:r>
    </w:p>
    <w:p w:rsidR="00000000" w:rsidDel="00000000" w:rsidP="00000000" w:rsidRDefault="00000000" w:rsidRPr="00000000" w14:paraId="00000920">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                                                            </w:t>
        <w:tab/>
        <w:tab/>
        <w:tab/>
        <w:tab/>
        <w:t xml:space="preserve">  |-- 7. INSERT documentos</w:t>
      </w:r>
    </w:p>
    <w:p w:rsidR="00000000" w:rsidDel="00000000" w:rsidP="00000000" w:rsidRDefault="00000000" w:rsidRPr="00000000" w14:paraId="00000921">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                                                            </w:t>
        <w:tab/>
        <w:tab/>
        <w:tab/>
        <w:tab/>
        <w:t xml:space="preserve">  |&lt;-- 8. ok</w:t>
      </w:r>
    </w:p>
    <w:p w:rsidR="00000000" w:rsidDel="00000000" w:rsidP="00000000" w:rsidRDefault="00000000" w:rsidRPr="00000000" w14:paraId="00000922">
      <w:pPr>
        <w:rPr>
          <w:rFonts w:ascii="Arial" w:cs="Arial" w:eastAsia="Arial" w:hAnsi="Arial"/>
        </w:rPr>
      </w:pPr>
      <w:bookmarkStart w:colFirst="0" w:colLast="0" w:name="_heading=h.8yh5ccltojki" w:id="258"/>
      <w:bookmarkEnd w:id="258"/>
      <w:r w:rsidDel="00000000" w:rsidR="00000000" w:rsidRPr="00000000">
        <w:rPr>
          <w:rFonts w:ascii="Arial" w:cs="Arial" w:eastAsia="Arial" w:hAnsi="Arial"/>
          <w:rtl w:val="0"/>
        </w:rPr>
        <w:t xml:space="preserve">9. actualizarLista() &lt;-------------|</w:t>
      </w:r>
    </w:p>
    <w:p w:rsidR="00000000" w:rsidDel="00000000" w:rsidP="00000000" w:rsidRDefault="00000000" w:rsidRPr="00000000" w14:paraId="00000923">
      <w:pPr>
        <w:pStyle w:val="Heading3"/>
        <w:keepNext w:val="0"/>
        <w:keepLines w:val="0"/>
        <w:spacing w:after="80" w:before="280" w:line="259" w:lineRule="auto"/>
        <w:ind w:left="720" w:hanging="360"/>
        <w:rPr>
          <w:rFonts w:ascii="Arial" w:cs="Arial" w:eastAsia="Arial" w:hAnsi="Arial"/>
          <w:b w:val="1"/>
          <w:bCs w:val="1"/>
          <w:color w:val="000000"/>
          <w:sz w:val="26"/>
          <w:szCs w:val="26"/>
        </w:rPr>
      </w:pPr>
      <w:bookmarkStart w:colFirst="0" w:colLast="0" w:name="_heading=h.94sqbstyqk75" w:id="259"/>
      <w:bookmarkEnd w:id="259"/>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924">
      <w:pPr>
        <w:numPr>
          <w:ilvl w:val="0"/>
          <w:numId w:val="29"/>
        </w:numPr>
        <w:spacing w:after="0" w:afterAutospacing="0" w:before="24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Usuario sube archivo desde el formulario.</w:t>
        <w:br w:type="textWrapping"/>
      </w:r>
    </w:p>
    <w:p w:rsidR="00000000" w:rsidDel="00000000" w:rsidP="00000000" w:rsidRDefault="00000000" w:rsidRPr="00000000" w14:paraId="00000925">
      <w:pPr>
        <w:numPr>
          <w:ilvl w:val="0"/>
          <w:numId w:val="29"/>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sdt>
        <w:sdtPr>
          <w:id w:val="-544496255"/>
          <w:tag w:val="goog_rdk_75"/>
        </w:sdtPr>
        <w:sdtContent>
          <w:r w:rsidDel="00000000" w:rsidR="00000000" w:rsidRPr="00000000">
            <w:rPr>
              <w:rFonts w:ascii="Arial Unicode MS" w:cs="Arial Unicode MS" w:eastAsia="Arial Unicode MS" w:hAnsi="Arial Unicode MS"/>
              <w:sz w:val="24"/>
              <w:szCs w:val="24"/>
              <w:rtl w:val="0"/>
            </w:rPr>
            <w:t xml:space="preserve">Frontend envía multipart/form-data → POST /documentos.</w:t>
            <w:br w:type="textWrapping"/>
          </w:r>
        </w:sdtContent>
      </w:sdt>
    </w:p>
    <w:p w:rsidR="00000000" w:rsidDel="00000000" w:rsidP="00000000" w:rsidRDefault="00000000" w:rsidRPr="00000000" w14:paraId="00000926">
      <w:pPr>
        <w:numPr>
          <w:ilvl w:val="0"/>
          <w:numId w:val="29"/>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Backend guarda archivo en carpeta o S3.</w:t>
        <w:br w:type="textWrapping"/>
      </w:r>
    </w:p>
    <w:p w:rsidR="00000000" w:rsidDel="00000000" w:rsidP="00000000" w:rsidRDefault="00000000" w:rsidRPr="00000000" w14:paraId="00000927">
      <w:pPr>
        <w:numPr>
          <w:ilvl w:val="0"/>
          <w:numId w:val="29"/>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Inserta metadata (ruta, tipo, tamaño, hash).</w:t>
        <w:br w:type="textWrapping"/>
      </w:r>
    </w:p>
    <w:p w:rsidR="00000000" w:rsidDel="00000000" w:rsidP="00000000" w:rsidRDefault="00000000" w:rsidRPr="00000000" w14:paraId="00000928">
      <w:pPr>
        <w:numPr>
          <w:ilvl w:val="0"/>
          <w:numId w:val="29"/>
        </w:numPr>
        <w:spacing w:after="24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Devuelve mensaje y preview.</w:t>
      </w:r>
      <w:r w:rsidDel="00000000" w:rsidR="00000000" w:rsidRPr="00000000">
        <w:rPr>
          <w:rtl w:val="0"/>
        </w:rPr>
      </w:r>
    </w:p>
    <w:p w:rsidR="00000000" w:rsidDel="00000000" w:rsidP="00000000" w:rsidRDefault="00000000" w:rsidRPr="00000000" w14:paraId="00000929">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gwivqnrejbmk" w:id="260"/>
      <w:bookmarkEnd w:id="260"/>
      <w:r w:rsidDel="00000000" w:rsidR="00000000" w:rsidRPr="00000000">
        <w:rPr>
          <w:rFonts w:ascii="Arial" w:cs="Arial" w:eastAsia="Arial" w:hAnsi="Arial"/>
          <w:b w:val="1"/>
          <w:bCs w:val="1"/>
          <w:color w:val="000000"/>
          <w:sz w:val="24"/>
          <w:szCs w:val="24"/>
          <w:rtl w:val="0"/>
        </w:rPr>
        <w:t xml:space="preserve">3.3 Asignar profesional</w:t>
      </w:r>
    </w:p>
    <w:p w:rsidR="00000000" w:rsidDel="00000000" w:rsidP="00000000" w:rsidRDefault="00000000" w:rsidRPr="00000000" w14:paraId="0000092B">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Actor:Admin                :InterfazSIGEDEX              :ExpedientesController</w:t>
      </w:r>
    </w:p>
    <w:p w:rsidR="00000000" w:rsidDel="00000000" w:rsidP="00000000" w:rsidRDefault="00000000" w:rsidRPr="00000000" w14:paraId="0000092C">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tl w:val="0"/>
        </w:rPr>
      </w:r>
    </w:p>
    <w:p w:rsidR="00000000" w:rsidDel="00000000" w:rsidP="00000000" w:rsidRDefault="00000000" w:rsidRPr="00000000" w14:paraId="0000092D">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1. seleccionarExpediente() –--&gt; |</w:t>
      </w:r>
    </w:p>
    <w:p w:rsidR="00000000" w:rsidDel="00000000" w:rsidP="00000000" w:rsidRDefault="00000000" w:rsidRPr="00000000" w14:paraId="0000092E">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2. elegirProfesional() —---------&gt; |</w:t>
      </w:r>
    </w:p>
    <w:p w:rsidR="00000000" w:rsidDel="00000000" w:rsidP="00000000" w:rsidRDefault="00000000" w:rsidRPr="00000000" w14:paraId="0000092F">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                                                    |-------------------- 3. UPDATE expedientes</w:t>
      </w:r>
    </w:p>
    <w:p w:rsidR="00000000" w:rsidDel="00000000" w:rsidP="00000000" w:rsidRDefault="00000000" w:rsidRPr="00000000" w14:paraId="00000930">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                                                    |-------------------- 4. INSERT historial</w:t>
      </w:r>
    </w:p>
    <w:p w:rsidR="00000000" w:rsidDel="00000000" w:rsidP="00000000" w:rsidRDefault="00000000" w:rsidRPr="00000000" w14:paraId="00000931">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                                                    |&lt;------------------- 5. asignadoOK</w:t>
      </w:r>
    </w:p>
    <w:p w:rsidR="00000000" w:rsidDel="00000000" w:rsidP="00000000" w:rsidRDefault="00000000" w:rsidRPr="00000000" w14:paraId="00000932">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6. mostrarExito() &lt;-------------------|</w:t>
      </w:r>
    </w:p>
    <w:p w:rsidR="00000000" w:rsidDel="00000000" w:rsidP="00000000" w:rsidRDefault="00000000" w:rsidRPr="00000000" w14:paraId="00000933">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3cf1ip1uci95" w:id="261"/>
      <w:bookmarkEnd w:id="261"/>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934">
      <w:pPr>
        <w:numPr>
          <w:ilvl w:val="0"/>
          <w:numId w:val="12"/>
        </w:numPr>
        <w:spacing w:after="0" w:afterAutospacing="0" w:before="24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Usuario administrador entra al expediente.</w:t>
        <w:br w:type="textWrapping"/>
      </w:r>
    </w:p>
    <w:p w:rsidR="00000000" w:rsidDel="00000000" w:rsidP="00000000" w:rsidRDefault="00000000" w:rsidRPr="00000000" w14:paraId="00000935">
      <w:pPr>
        <w:numPr>
          <w:ilvl w:val="0"/>
          <w:numId w:val="1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Selecciona un profesional disponible.</w:t>
        <w:br w:type="textWrapping"/>
      </w:r>
    </w:p>
    <w:p w:rsidR="00000000" w:rsidDel="00000000" w:rsidP="00000000" w:rsidRDefault="00000000" w:rsidRPr="00000000" w14:paraId="00000936">
      <w:pPr>
        <w:numPr>
          <w:ilvl w:val="0"/>
          <w:numId w:val="1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sdt>
        <w:sdtPr>
          <w:id w:val="1745184656"/>
          <w:tag w:val="goog_rdk_76"/>
        </w:sdtPr>
        <w:sdtContent>
          <w:r w:rsidDel="00000000" w:rsidR="00000000" w:rsidRPr="00000000">
            <w:rPr>
              <w:rFonts w:ascii="Arial Unicode MS" w:cs="Arial Unicode MS" w:eastAsia="Arial Unicode MS" w:hAnsi="Arial Unicode MS"/>
              <w:sz w:val="24"/>
              <w:szCs w:val="24"/>
              <w:rtl w:val="0"/>
            </w:rPr>
            <w:t xml:space="preserve">Frontend → backend: PUT /expedientes/:id/asignar.</w:t>
            <w:br w:type="textWrapping"/>
          </w:r>
        </w:sdtContent>
      </w:sdt>
    </w:p>
    <w:p w:rsidR="00000000" w:rsidDel="00000000" w:rsidP="00000000" w:rsidRDefault="00000000" w:rsidRPr="00000000" w14:paraId="00000937">
      <w:pPr>
        <w:numPr>
          <w:ilvl w:val="0"/>
          <w:numId w:val="1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Backend verifica que el profesional exista y esté activo.</w:t>
        <w:br w:type="textWrapping"/>
      </w:r>
    </w:p>
    <w:p w:rsidR="00000000" w:rsidDel="00000000" w:rsidP="00000000" w:rsidRDefault="00000000" w:rsidRPr="00000000" w14:paraId="00000938">
      <w:pPr>
        <w:numPr>
          <w:ilvl w:val="0"/>
          <w:numId w:val="1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Actualiza el expediente con </w:t>
      </w:r>
      <w:r w:rsidDel="00000000" w:rsidR="00000000" w:rsidRPr="00000000">
        <w:rPr>
          <w:rFonts w:ascii="Roboto Mono" w:cs="Roboto Mono" w:eastAsia="Roboto Mono" w:hAnsi="Roboto Mono"/>
          <w:sz w:val="24"/>
          <w:szCs w:val="24"/>
          <w:rtl w:val="0"/>
        </w:rPr>
        <w:t xml:space="preserve">id_profesional_asignado</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939">
      <w:pPr>
        <w:numPr>
          <w:ilvl w:val="0"/>
          <w:numId w:val="1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Registra el movimiento en el Historial.</w:t>
        <w:br w:type="textWrapping"/>
      </w:r>
    </w:p>
    <w:p w:rsidR="00000000" w:rsidDel="00000000" w:rsidP="00000000" w:rsidRDefault="00000000" w:rsidRPr="00000000" w14:paraId="0000093A">
      <w:pPr>
        <w:numPr>
          <w:ilvl w:val="0"/>
          <w:numId w:val="12"/>
        </w:numPr>
        <w:spacing w:after="24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Notifica al profesional.</w:t>
      </w:r>
    </w:p>
    <w:p w:rsidR="00000000" w:rsidDel="00000000" w:rsidP="00000000" w:rsidRDefault="00000000" w:rsidRPr="00000000" w14:paraId="0000093B">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8kamjryls8z3" w:id="262"/>
      <w:bookmarkEnd w:id="262"/>
      <w:r w:rsidDel="00000000" w:rsidR="00000000" w:rsidRPr="00000000">
        <w:rPr>
          <w:rtl w:val="0"/>
        </w:rPr>
      </w:r>
    </w:p>
    <w:p w:rsidR="00000000" w:rsidDel="00000000" w:rsidP="00000000" w:rsidRDefault="00000000" w:rsidRPr="00000000" w14:paraId="0000093C">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4mj27duftyfu" w:id="263"/>
      <w:bookmarkEnd w:id="263"/>
      <w:r w:rsidDel="00000000" w:rsidR="00000000" w:rsidRPr="00000000">
        <w:rPr>
          <w:rFonts w:ascii="Arial" w:cs="Arial" w:eastAsia="Arial" w:hAnsi="Arial"/>
          <w:b w:val="1"/>
          <w:bCs w:val="1"/>
          <w:color w:val="000000"/>
          <w:sz w:val="24"/>
          <w:szCs w:val="24"/>
          <w:rtl w:val="0"/>
        </w:rPr>
        <w:t xml:space="preserve">3.4 Cambiar estado del expediente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rFonts w:ascii="Arial" w:cs="Arial" w:eastAsia="Arial" w:hAnsi="Arial"/>
        </w:rPr>
      </w:pPr>
      <w:bookmarkStart w:colFirst="0" w:colLast="0" w:name="_heading=h.f4enit5umes3" w:id="264"/>
      <w:bookmarkEnd w:id="264"/>
      <w:r w:rsidDel="00000000" w:rsidR="00000000" w:rsidRPr="00000000">
        <w:rPr>
          <w:rFonts w:ascii="Arial" w:cs="Arial" w:eastAsia="Arial" w:hAnsi="Arial"/>
          <w:rtl w:val="0"/>
        </w:rPr>
        <w:t xml:space="preserve">Actor:Profesional           :InterfazSIGEDEX               :ExpedientesController</w:t>
      </w:r>
    </w:p>
    <w:p w:rsidR="00000000" w:rsidDel="00000000" w:rsidP="00000000" w:rsidRDefault="00000000" w:rsidRPr="00000000" w14:paraId="0000093F">
      <w:pPr>
        <w:rPr>
          <w:rFonts w:ascii="Arial" w:cs="Arial" w:eastAsia="Arial" w:hAnsi="Arial"/>
        </w:rPr>
      </w:pPr>
      <w:bookmarkStart w:colFirst="0" w:colLast="0" w:name="_heading=h.f4enit5umes3" w:id="264"/>
      <w:bookmarkEnd w:id="264"/>
      <w:r w:rsidDel="00000000" w:rsidR="00000000" w:rsidRPr="00000000">
        <w:rPr>
          <w:rtl w:val="0"/>
        </w:rPr>
      </w:r>
    </w:p>
    <w:p w:rsidR="00000000" w:rsidDel="00000000" w:rsidP="00000000" w:rsidRDefault="00000000" w:rsidRPr="00000000" w14:paraId="00000940">
      <w:pPr>
        <w:rPr>
          <w:rFonts w:ascii="Arial" w:cs="Arial" w:eastAsia="Arial" w:hAnsi="Arial"/>
        </w:rPr>
      </w:pPr>
      <w:bookmarkStart w:colFirst="0" w:colLast="0" w:name="_heading=h.f4enit5umes3" w:id="264"/>
      <w:bookmarkEnd w:id="264"/>
      <w:r w:rsidDel="00000000" w:rsidR="00000000" w:rsidRPr="00000000">
        <w:rPr>
          <w:rFonts w:ascii="Arial" w:cs="Arial" w:eastAsia="Arial" w:hAnsi="Arial"/>
          <w:rtl w:val="0"/>
        </w:rPr>
        <w:t xml:space="preserve">1. elegirNuevoEstado() —-------&gt;|</w:t>
      </w:r>
    </w:p>
    <w:p w:rsidR="00000000" w:rsidDel="00000000" w:rsidP="00000000" w:rsidRDefault="00000000" w:rsidRPr="00000000" w14:paraId="00000941">
      <w:pPr>
        <w:rPr>
          <w:rFonts w:ascii="Arial" w:cs="Arial" w:eastAsia="Arial" w:hAnsi="Arial"/>
        </w:rPr>
      </w:pPr>
      <w:bookmarkStart w:colFirst="0" w:colLast="0" w:name="_heading=h.f4enit5umes3" w:id="264"/>
      <w:bookmarkEnd w:id="264"/>
      <w:r w:rsidDel="00000000" w:rsidR="00000000" w:rsidRPr="00000000">
        <w:rPr>
          <w:rFonts w:ascii="Arial" w:cs="Arial" w:eastAsia="Arial" w:hAnsi="Arial"/>
          <w:rtl w:val="0"/>
        </w:rPr>
        <w:t xml:space="preserve">                           </w:t>
        <w:tab/>
        <w:tab/>
        <w:t xml:space="preserve">     |--- 2. enviarCambio() ----------&gt;|</w:t>
      </w:r>
    </w:p>
    <w:p w:rsidR="00000000" w:rsidDel="00000000" w:rsidP="00000000" w:rsidRDefault="00000000" w:rsidRPr="00000000" w14:paraId="00000942">
      <w:pPr>
        <w:rPr>
          <w:rFonts w:ascii="Arial" w:cs="Arial" w:eastAsia="Arial" w:hAnsi="Arial"/>
        </w:rPr>
      </w:pPr>
      <w:bookmarkStart w:colFirst="0" w:colLast="0" w:name="_heading=h.f4enit5umes3" w:id="264"/>
      <w:bookmarkEnd w:id="264"/>
      <w:r w:rsidDel="00000000" w:rsidR="00000000" w:rsidRPr="00000000">
        <w:rPr>
          <w:rFonts w:ascii="Arial" w:cs="Arial" w:eastAsia="Arial" w:hAnsi="Arial"/>
          <w:rtl w:val="0"/>
        </w:rPr>
        <w:t xml:space="preserve">                                                    </w:t>
        <w:tab/>
        <w:tab/>
        <w:tab/>
        <w:tab/>
        <w:t xml:space="preserve">       |--- 3. validarEstado()</w:t>
      </w:r>
    </w:p>
    <w:p w:rsidR="00000000" w:rsidDel="00000000" w:rsidP="00000000" w:rsidRDefault="00000000" w:rsidRPr="00000000" w14:paraId="00000943">
      <w:pPr>
        <w:rPr>
          <w:rFonts w:ascii="Arial" w:cs="Arial" w:eastAsia="Arial" w:hAnsi="Arial"/>
        </w:rPr>
      </w:pPr>
      <w:bookmarkStart w:colFirst="0" w:colLast="0" w:name="_heading=h.f4enit5umes3" w:id="264"/>
      <w:bookmarkEnd w:id="264"/>
      <w:r w:rsidDel="00000000" w:rsidR="00000000" w:rsidRPr="00000000">
        <w:rPr>
          <w:rFonts w:ascii="Arial" w:cs="Arial" w:eastAsia="Arial" w:hAnsi="Arial"/>
          <w:rtl w:val="0"/>
        </w:rPr>
        <w:t xml:space="preserve">                                                   </w:t>
        <w:tab/>
        <w:tab/>
        <w:tab/>
        <w:tab/>
        <w:t xml:space="preserve">       |--- 4. UPDATE expedientes</w:t>
      </w:r>
    </w:p>
    <w:p w:rsidR="00000000" w:rsidDel="00000000" w:rsidP="00000000" w:rsidRDefault="00000000" w:rsidRPr="00000000" w14:paraId="00000944">
      <w:pPr>
        <w:rPr>
          <w:rFonts w:ascii="Arial" w:cs="Arial" w:eastAsia="Arial" w:hAnsi="Arial"/>
        </w:rPr>
      </w:pPr>
      <w:bookmarkStart w:colFirst="0" w:colLast="0" w:name="_heading=h.f4enit5umes3" w:id="264"/>
      <w:bookmarkEnd w:id="264"/>
      <w:r w:rsidDel="00000000" w:rsidR="00000000" w:rsidRPr="00000000">
        <w:rPr>
          <w:rFonts w:ascii="Arial" w:cs="Arial" w:eastAsia="Arial" w:hAnsi="Arial"/>
          <w:rtl w:val="0"/>
        </w:rPr>
        <w:t xml:space="preserve">                                                   </w:t>
        <w:tab/>
        <w:tab/>
        <w:tab/>
        <w:tab/>
        <w:t xml:space="preserve">       |--- 5. INSERT historial</w:t>
      </w:r>
    </w:p>
    <w:p w:rsidR="00000000" w:rsidDel="00000000" w:rsidP="00000000" w:rsidRDefault="00000000" w:rsidRPr="00000000" w14:paraId="00000945">
      <w:pPr>
        <w:rPr>
          <w:rFonts w:ascii="Arial" w:cs="Arial" w:eastAsia="Arial" w:hAnsi="Arial"/>
        </w:rPr>
      </w:pPr>
      <w:bookmarkStart w:colFirst="0" w:colLast="0" w:name="_heading=h.f4enit5umes3" w:id="264"/>
      <w:bookmarkEnd w:id="264"/>
      <w:r w:rsidDel="00000000" w:rsidR="00000000" w:rsidRPr="00000000">
        <w:rPr>
          <w:rFonts w:ascii="Arial" w:cs="Arial" w:eastAsia="Arial" w:hAnsi="Arial"/>
          <w:rtl w:val="0"/>
        </w:rPr>
        <w:t xml:space="preserve">                                                         </w:t>
        <w:tab/>
        <w:tab/>
        <w:tab/>
        <w:tab/>
        <w:t xml:space="preserve">       |&lt;-- 6. ok</w:t>
      </w:r>
    </w:p>
    <w:p w:rsidR="00000000" w:rsidDel="00000000" w:rsidP="00000000" w:rsidRDefault="00000000" w:rsidRPr="00000000" w14:paraId="00000946">
      <w:pPr>
        <w:rPr>
          <w:rFonts w:ascii="Arial" w:cs="Arial" w:eastAsia="Arial" w:hAnsi="Arial"/>
        </w:rPr>
      </w:pPr>
      <w:bookmarkStart w:colFirst="0" w:colLast="0" w:name="_heading=h.f4enit5umes3" w:id="264"/>
      <w:bookmarkEnd w:id="264"/>
      <w:r w:rsidDel="00000000" w:rsidR="00000000" w:rsidRPr="00000000">
        <w:rPr>
          <w:rFonts w:ascii="Arial" w:cs="Arial" w:eastAsia="Arial" w:hAnsi="Arial"/>
          <w:rtl w:val="0"/>
        </w:rPr>
        <w:t xml:space="preserve">7. mostrarExito() &lt;-------------------|</w:t>
      </w:r>
    </w:p>
    <w:p w:rsidR="00000000" w:rsidDel="00000000" w:rsidP="00000000" w:rsidRDefault="00000000" w:rsidRPr="00000000" w14:paraId="00000947">
      <w:pPr>
        <w:rPr>
          <w:rFonts w:ascii="Arial" w:cs="Arial" w:eastAsia="Arial" w:hAnsi="Arial"/>
        </w:rPr>
      </w:pPr>
      <w:bookmarkStart w:colFirst="0" w:colLast="0" w:name="_heading=h.f4enit5umes3" w:id="264"/>
      <w:bookmarkEnd w:id="264"/>
      <w:r w:rsidDel="00000000" w:rsidR="00000000" w:rsidRPr="00000000">
        <w:rPr>
          <w:rtl w:val="0"/>
        </w:rPr>
      </w:r>
    </w:p>
    <w:p w:rsidR="00000000" w:rsidDel="00000000" w:rsidP="00000000" w:rsidRDefault="00000000" w:rsidRPr="00000000" w14:paraId="00000948">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oq8rfdwfr1u3" w:id="265"/>
      <w:bookmarkEnd w:id="265"/>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949">
      <w:pPr>
        <w:numPr>
          <w:ilvl w:val="0"/>
          <w:numId w:val="104"/>
        </w:numPr>
        <w:spacing w:after="0" w:afterAutospacing="0" w:before="24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Profesional abre expediente.</w:t>
        <w:br w:type="textWrapping"/>
      </w:r>
    </w:p>
    <w:p w:rsidR="00000000" w:rsidDel="00000000" w:rsidP="00000000" w:rsidRDefault="00000000" w:rsidRPr="00000000" w14:paraId="0000094A">
      <w:pPr>
        <w:numPr>
          <w:ilvl w:val="0"/>
          <w:numId w:val="104"/>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Realiza acción (revisión, observación, aprobación).</w:t>
        <w:br w:type="textWrapping"/>
      </w:r>
    </w:p>
    <w:p w:rsidR="00000000" w:rsidDel="00000000" w:rsidP="00000000" w:rsidRDefault="00000000" w:rsidRPr="00000000" w14:paraId="0000094B">
      <w:pPr>
        <w:numPr>
          <w:ilvl w:val="0"/>
          <w:numId w:val="104"/>
        </w:numPr>
        <w:spacing w:after="0" w:afterAutospacing="0" w:before="0" w:beforeAutospacing="0" w:lineRule="auto"/>
        <w:ind w:left="720" w:hanging="360"/>
        <w:rPr>
          <w:rFonts w:ascii="Arial" w:cs="Arial" w:eastAsia="Arial" w:hAnsi="Arial"/>
        </w:rPr>
      </w:pPr>
      <w:bookmarkStart w:colFirst="0" w:colLast="0" w:name="_heading=h.hae3f78nw65e" w:id="221"/>
      <w:bookmarkEnd w:id="221"/>
      <w:sdt>
        <w:sdtPr>
          <w:id w:val="-1177639423"/>
          <w:tag w:val="goog_rdk_77"/>
        </w:sdtPr>
        <w:sdtContent>
          <w:r w:rsidDel="00000000" w:rsidR="00000000" w:rsidRPr="00000000">
            <w:rPr>
              <w:rFonts w:ascii="Arial Unicode MS" w:cs="Arial Unicode MS" w:eastAsia="Arial Unicode MS" w:hAnsi="Arial Unicode MS"/>
              <w:rtl w:val="0"/>
            </w:rPr>
            <w:t xml:space="preserve">Frontend → backend: PUT /expedientes/:id/estado.</w:t>
            <w:br w:type="textWrapping"/>
          </w:r>
        </w:sdtContent>
      </w:sdt>
    </w:p>
    <w:p w:rsidR="00000000" w:rsidDel="00000000" w:rsidP="00000000" w:rsidRDefault="00000000" w:rsidRPr="00000000" w14:paraId="0000094C">
      <w:pPr>
        <w:numPr>
          <w:ilvl w:val="0"/>
          <w:numId w:val="104"/>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Backend valida transición de estado.</w:t>
        <w:br w:type="textWrapping"/>
      </w:r>
    </w:p>
    <w:p w:rsidR="00000000" w:rsidDel="00000000" w:rsidP="00000000" w:rsidRDefault="00000000" w:rsidRPr="00000000" w14:paraId="0000094D">
      <w:pPr>
        <w:numPr>
          <w:ilvl w:val="0"/>
          <w:numId w:val="104"/>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Guarda nuevo estado en DB.</w:t>
        <w:br w:type="textWrapping"/>
      </w:r>
    </w:p>
    <w:p w:rsidR="00000000" w:rsidDel="00000000" w:rsidP="00000000" w:rsidRDefault="00000000" w:rsidRPr="00000000" w14:paraId="0000094E">
      <w:pPr>
        <w:numPr>
          <w:ilvl w:val="0"/>
          <w:numId w:val="104"/>
        </w:numPr>
        <w:spacing w:after="0" w:afterAutospacing="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Registra en Historial.</w:t>
        <w:br w:type="textWrapping"/>
      </w:r>
    </w:p>
    <w:p w:rsidR="00000000" w:rsidDel="00000000" w:rsidP="00000000" w:rsidRDefault="00000000" w:rsidRPr="00000000" w14:paraId="0000094F">
      <w:pPr>
        <w:numPr>
          <w:ilvl w:val="0"/>
          <w:numId w:val="104"/>
        </w:numPr>
        <w:spacing w:after="240" w:before="0" w:beforeAutospacing="0" w:lineRule="auto"/>
        <w:ind w:left="720" w:hanging="360"/>
        <w:rPr>
          <w:rFonts w:ascii="Arial" w:cs="Arial" w:eastAsia="Arial" w:hAnsi="Arial"/>
        </w:rPr>
      </w:pPr>
      <w:bookmarkStart w:colFirst="0" w:colLast="0" w:name="_heading=h.hae3f78nw65e" w:id="221"/>
      <w:bookmarkEnd w:id="221"/>
      <w:r w:rsidDel="00000000" w:rsidR="00000000" w:rsidRPr="00000000">
        <w:rPr>
          <w:rFonts w:ascii="Arial" w:cs="Arial" w:eastAsia="Arial" w:hAnsi="Arial"/>
          <w:rtl w:val="0"/>
        </w:rPr>
        <w:t xml:space="preserve">Notifica al presentante.</w:t>
      </w:r>
    </w:p>
    <w:p w:rsidR="00000000" w:rsidDel="00000000" w:rsidP="00000000" w:rsidRDefault="00000000" w:rsidRPr="00000000" w14:paraId="00000950">
      <w:pPr>
        <w:rPr>
          <w:rFonts w:ascii="Arial" w:cs="Arial" w:eastAsia="Arial" w:hAnsi="Arial"/>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3ti7ito8q09a" w:id="266"/>
      <w:bookmarkEnd w:id="266"/>
      <w:r w:rsidDel="00000000" w:rsidR="00000000" w:rsidRPr="00000000">
        <w:rPr>
          <w:rFonts w:ascii="Arial" w:cs="Arial" w:eastAsia="Arial" w:hAnsi="Arial"/>
          <w:b w:val="1"/>
          <w:bCs w:val="1"/>
          <w:color w:val="000000"/>
          <w:sz w:val="24"/>
          <w:szCs w:val="24"/>
          <w:rtl w:val="0"/>
        </w:rPr>
        <w:t xml:space="preserve">3.5 Finalizar expediente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rFonts w:ascii="Arial" w:cs="Arial" w:eastAsia="Arial" w:hAnsi="Arial"/>
        </w:rPr>
      </w:pPr>
      <w:bookmarkStart w:colFirst="0" w:colLast="0" w:name="_heading=h.p7nijzprmhcw" w:id="267"/>
      <w:bookmarkEnd w:id="267"/>
      <w:r w:rsidDel="00000000" w:rsidR="00000000" w:rsidRPr="00000000">
        <w:rPr>
          <w:rFonts w:ascii="Arial" w:cs="Arial" w:eastAsia="Arial" w:hAnsi="Arial"/>
          <w:rtl w:val="0"/>
        </w:rPr>
        <w:t xml:space="preserve">Actor:Profesional         :InterfazSIGEDEX               :ExpedientesController</w:t>
      </w:r>
    </w:p>
    <w:p w:rsidR="00000000" w:rsidDel="00000000" w:rsidP="00000000" w:rsidRDefault="00000000" w:rsidRPr="00000000" w14:paraId="00000954">
      <w:pPr>
        <w:rPr>
          <w:rFonts w:ascii="Arial" w:cs="Arial" w:eastAsia="Arial" w:hAnsi="Arial"/>
        </w:rPr>
      </w:pPr>
      <w:bookmarkStart w:colFirst="0" w:colLast="0" w:name="_heading=h.p7nijzprmhcw" w:id="267"/>
      <w:bookmarkEnd w:id="267"/>
      <w:r w:rsidDel="00000000" w:rsidR="00000000" w:rsidRPr="00000000">
        <w:rPr>
          <w:rtl w:val="0"/>
        </w:rPr>
      </w:r>
    </w:p>
    <w:p w:rsidR="00000000" w:rsidDel="00000000" w:rsidP="00000000" w:rsidRDefault="00000000" w:rsidRPr="00000000" w14:paraId="00000955">
      <w:pPr>
        <w:rPr>
          <w:rFonts w:ascii="Arial" w:cs="Arial" w:eastAsia="Arial" w:hAnsi="Arial"/>
        </w:rPr>
      </w:pPr>
      <w:bookmarkStart w:colFirst="0" w:colLast="0" w:name="_heading=h.p7nijzprmhcw" w:id="267"/>
      <w:bookmarkEnd w:id="267"/>
      <w:r w:rsidDel="00000000" w:rsidR="00000000" w:rsidRPr="00000000">
        <w:rPr>
          <w:rFonts w:ascii="Arial" w:cs="Arial" w:eastAsia="Arial" w:hAnsi="Arial"/>
          <w:rtl w:val="0"/>
        </w:rPr>
        <w:t xml:space="preserve">1. clickFinalizar() -----------------&gt;|</w:t>
      </w:r>
    </w:p>
    <w:p w:rsidR="00000000" w:rsidDel="00000000" w:rsidP="00000000" w:rsidRDefault="00000000" w:rsidRPr="00000000" w14:paraId="00000956">
      <w:pPr>
        <w:rPr>
          <w:rFonts w:ascii="Arial" w:cs="Arial" w:eastAsia="Arial" w:hAnsi="Arial"/>
        </w:rPr>
      </w:pPr>
      <w:bookmarkStart w:colFirst="0" w:colLast="0" w:name="_heading=h.p7nijzprmhcw" w:id="267"/>
      <w:bookmarkEnd w:id="267"/>
      <w:r w:rsidDel="00000000" w:rsidR="00000000" w:rsidRPr="00000000">
        <w:rPr>
          <w:rFonts w:ascii="Arial" w:cs="Arial" w:eastAsia="Arial" w:hAnsi="Arial"/>
          <w:rtl w:val="0"/>
        </w:rPr>
        <w:t xml:space="preserve">                         </w:t>
        <w:tab/>
        <w:tab/>
        <w:t xml:space="preserve">    |--- 2. enviarFinalizacion() -----&gt;|</w:t>
      </w:r>
    </w:p>
    <w:p w:rsidR="00000000" w:rsidDel="00000000" w:rsidP="00000000" w:rsidRDefault="00000000" w:rsidRPr="00000000" w14:paraId="00000957">
      <w:pPr>
        <w:rPr>
          <w:rFonts w:ascii="Arial" w:cs="Arial" w:eastAsia="Arial" w:hAnsi="Arial"/>
        </w:rPr>
      </w:pPr>
      <w:bookmarkStart w:colFirst="0" w:colLast="0" w:name="_heading=h.p7nijzprmhcw" w:id="267"/>
      <w:bookmarkEnd w:id="267"/>
      <w:r w:rsidDel="00000000" w:rsidR="00000000" w:rsidRPr="00000000">
        <w:rPr>
          <w:rFonts w:ascii="Arial" w:cs="Arial" w:eastAsia="Arial" w:hAnsi="Arial"/>
          <w:rtl w:val="0"/>
        </w:rPr>
        <w:t xml:space="preserve">                                                  </w:t>
        <w:tab/>
        <w:tab/>
        <w:tab/>
        <w:t xml:space="preserve">                   |--- 3. validarRequisitos()</w:t>
      </w:r>
    </w:p>
    <w:p w:rsidR="00000000" w:rsidDel="00000000" w:rsidP="00000000" w:rsidRDefault="00000000" w:rsidRPr="00000000" w14:paraId="00000958">
      <w:pPr>
        <w:rPr>
          <w:rFonts w:ascii="Arial" w:cs="Arial" w:eastAsia="Arial" w:hAnsi="Arial"/>
        </w:rPr>
      </w:pPr>
      <w:bookmarkStart w:colFirst="0" w:colLast="0" w:name="_heading=h.p7nijzprmhcw" w:id="267"/>
      <w:bookmarkEnd w:id="267"/>
      <w:r w:rsidDel="00000000" w:rsidR="00000000" w:rsidRPr="00000000">
        <w:rPr>
          <w:rFonts w:ascii="Arial" w:cs="Arial" w:eastAsia="Arial" w:hAnsi="Arial"/>
          <w:rtl w:val="0"/>
        </w:rPr>
        <w:t xml:space="preserve">                                                             </w:t>
        <w:tab/>
        <w:tab/>
        <w:tab/>
        <w:t xml:space="preserve">        |--- 4. UPDATE </w:t>
      </w:r>
    </w:p>
    <w:p w:rsidR="00000000" w:rsidDel="00000000" w:rsidP="00000000" w:rsidRDefault="00000000" w:rsidRPr="00000000" w14:paraId="00000959">
      <w:pPr>
        <w:ind w:left="5760" w:firstLine="720"/>
        <w:rPr>
          <w:rFonts w:ascii="Arial" w:cs="Arial" w:eastAsia="Arial" w:hAnsi="Arial"/>
        </w:rPr>
      </w:pPr>
      <w:bookmarkStart w:colFirst="0" w:colLast="0" w:name="_heading=h.3g13z3pbk3f5" w:id="268"/>
      <w:bookmarkEnd w:id="268"/>
      <w:r w:rsidDel="00000000" w:rsidR="00000000" w:rsidRPr="00000000">
        <w:rPr>
          <w:rFonts w:ascii="Arial" w:cs="Arial" w:eastAsia="Arial" w:hAnsi="Arial"/>
          <w:rtl w:val="0"/>
        </w:rPr>
        <w:t xml:space="preserve">estado = Finalizado(A/R)</w:t>
      </w:r>
    </w:p>
    <w:p w:rsidR="00000000" w:rsidDel="00000000" w:rsidP="00000000" w:rsidRDefault="00000000" w:rsidRPr="00000000" w14:paraId="0000095A">
      <w:pPr>
        <w:rPr>
          <w:rFonts w:ascii="Arial" w:cs="Arial" w:eastAsia="Arial" w:hAnsi="Arial"/>
        </w:rPr>
      </w:pPr>
      <w:bookmarkStart w:colFirst="0" w:colLast="0" w:name="_heading=h.p7nijzprmhcw" w:id="267"/>
      <w:bookmarkEnd w:id="267"/>
      <w:r w:rsidDel="00000000" w:rsidR="00000000" w:rsidRPr="00000000">
        <w:rPr>
          <w:rFonts w:ascii="Arial" w:cs="Arial" w:eastAsia="Arial" w:hAnsi="Arial"/>
          <w:rtl w:val="0"/>
        </w:rPr>
        <w:t xml:space="preserve">                                                            </w:t>
        <w:tab/>
        <w:tab/>
        <w:tab/>
        <w:t xml:space="preserve">        |--- 5. INSERT historial</w:t>
      </w:r>
    </w:p>
    <w:p w:rsidR="00000000" w:rsidDel="00000000" w:rsidP="00000000" w:rsidRDefault="00000000" w:rsidRPr="00000000" w14:paraId="0000095B">
      <w:pPr>
        <w:rPr>
          <w:rFonts w:ascii="Arial" w:cs="Arial" w:eastAsia="Arial" w:hAnsi="Arial"/>
        </w:rPr>
      </w:pPr>
      <w:bookmarkStart w:colFirst="0" w:colLast="0" w:name="_heading=h.p7nijzprmhcw" w:id="267"/>
      <w:bookmarkEnd w:id="267"/>
      <w:r w:rsidDel="00000000" w:rsidR="00000000" w:rsidRPr="00000000">
        <w:rPr>
          <w:rFonts w:ascii="Arial" w:cs="Arial" w:eastAsia="Arial" w:hAnsi="Arial"/>
          <w:rtl w:val="0"/>
        </w:rPr>
        <w:t xml:space="preserve">                                                            </w:t>
        <w:tab/>
        <w:tab/>
        <w:tab/>
        <w:t xml:space="preserve">        |&lt;-- 6. ok</w:t>
      </w:r>
    </w:p>
    <w:p w:rsidR="00000000" w:rsidDel="00000000" w:rsidP="00000000" w:rsidRDefault="00000000" w:rsidRPr="00000000" w14:paraId="0000095C">
      <w:pPr>
        <w:rPr>
          <w:rFonts w:ascii="Arial" w:cs="Arial" w:eastAsia="Arial" w:hAnsi="Arial"/>
        </w:rPr>
      </w:pPr>
      <w:bookmarkStart w:colFirst="0" w:colLast="0" w:name="_heading=h.p7nijzprmhcw" w:id="267"/>
      <w:bookmarkEnd w:id="267"/>
      <w:r w:rsidDel="00000000" w:rsidR="00000000" w:rsidRPr="00000000">
        <w:rPr>
          <w:rFonts w:ascii="Arial" w:cs="Arial" w:eastAsia="Arial" w:hAnsi="Arial"/>
          <w:rtl w:val="0"/>
        </w:rPr>
        <w:t xml:space="preserve">7. notificar() &lt;-------------------------|</w:t>
      </w:r>
    </w:p>
    <w:p w:rsidR="00000000" w:rsidDel="00000000" w:rsidP="00000000" w:rsidRDefault="00000000" w:rsidRPr="00000000" w14:paraId="0000095D">
      <w:pPr>
        <w:pStyle w:val="Heading3"/>
        <w:keepNext w:val="0"/>
        <w:keepLines w:val="0"/>
        <w:spacing w:after="80" w:before="280" w:line="259" w:lineRule="auto"/>
        <w:rPr>
          <w:rFonts w:ascii="Arial" w:cs="Arial" w:eastAsia="Arial" w:hAnsi="Arial"/>
          <w:b w:val="1"/>
          <w:bCs w:val="1"/>
          <w:color w:val="000000"/>
          <w:sz w:val="26"/>
          <w:szCs w:val="26"/>
        </w:rPr>
      </w:pPr>
      <w:bookmarkStart w:colFirst="0" w:colLast="0" w:name="_heading=h.kqih6pkdnzc5" w:id="269"/>
      <w:bookmarkEnd w:id="269"/>
      <w:r w:rsidDel="00000000" w:rsidR="00000000" w:rsidRPr="00000000">
        <w:rPr>
          <w:rFonts w:ascii="Arial" w:cs="Arial" w:eastAsia="Arial" w:hAnsi="Arial"/>
          <w:b w:val="1"/>
          <w:bCs w:val="1"/>
          <w:color w:val="000000"/>
          <w:sz w:val="26"/>
          <w:szCs w:val="26"/>
          <w:rtl w:val="0"/>
        </w:rPr>
        <w:t xml:space="preserve">Flujo</w:t>
      </w:r>
    </w:p>
    <w:p w:rsidR="00000000" w:rsidDel="00000000" w:rsidP="00000000" w:rsidRDefault="00000000" w:rsidRPr="00000000" w14:paraId="0000095E">
      <w:pPr>
        <w:numPr>
          <w:ilvl w:val="0"/>
          <w:numId w:val="105"/>
        </w:numPr>
        <w:spacing w:after="0" w:afterAutospacing="0" w:before="24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El usuario director</w:t>
      </w:r>
      <w:r w:rsidDel="00000000" w:rsidR="00000000" w:rsidRPr="00000000">
        <w:rPr>
          <w:rFonts w:ascii="Arial" w:cs="Arial" w:eastAsia="Arial" w:hAnsi="Arial"/>
          <w:sz w:val="24"/>
          <w:szCs w:val="24"/>
          <w:rtl w:val="0"/>
        </w:rPr>
        <w:t xml:space="preserve"> selecciona Aprobar/Rechazar y se finaliza el expediente.</w:t>
        <w:br w:type="textWrapping"/>
      </w:r>
    </w:p>
    <w:p w:rsidR="00000000" w:rsidDel="00000000" w:rsidP="00000000" w:rsidRDefault="00000000" w:rsidRPr="00000000" w14:paraId="0000095F">
      <w:pPr>
        <w:numPr>
          <w:ilvl w:val="0"/>
          <w:numId w:val="105"/>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Backend valida que esté completo.</w:t>
        <w:br w:type="textWrapping"/>
      </w:r>
    </w:p>
    <w:p w:rsidR="00000000" w:rsidDel="00000000" w:rsidP="00000000" w:rsidRDefault="00000000" w:rsidRPr="00000000" w14:paraId="00000960">
      <w:pPr>
        <w:numPr>
          <w:ilvl w:val="0"/>
          <w:numId w:val="105"/>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Cambia el estado a “aprobado(finalizado) o rechazado(archivado)”.</w:t>
        <w:br w:type="textWrapping"/>
      </w:r>
    </w:p>
    <w:p w:rsidR="00000000" w:rsidDel="00000000" w:rsidP="00000000" w:rsidRDefault="00000000" w:rsidRPr="00000000" w14:paraId="00000961">
      <w:pPr>
        <w:numPr>
          <w:ilvl w:val="0"/>
          <w:numId w:val="105"/>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Registra la firma digital (funcionalidad futura).</w:t>
        <w:br w:type="textWrapping"/>
      </w:r>
    </w:p>
    <w:p w:rsidR="00000000" w:rsidDel="00000000" w:rsidP="00000000" w:rsidRDefault="00000000" w:rsidRPr="00000000" w14:paraId="00000962">
      <w:pPr>
        <w:numPr>
          <w:ilvl w:val="0"/>
          <w:numId w:val="105"/>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Guarda fecha de cierre.</w:t>
        <w:br w:type="textWrapping"/>
      </w:r>
    </w:p>
    <w:p w:rsidR="00000000" w:rsidDel="00000000" w:rsidP="00000000" w:rsidRDefault="00000000" w:rsidRPr="00000000" w14:paraId="00000963">
      <w:pPr>
        <w:numPr>
          <w:ilvl w:val="0"/>
          <w:numId w:val="105"/>
        </w:numPr>
        <w:spacing w:after="24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Notifica al usuario.</w:t>
      </w:r>
    </w:p>
    <w:p w:rsidR="00000000" w:rsidDel="00000000" w:rsidP="00000000" w:rsidRDefault="00000000" w:rsidRPr="00000000" w14:paraId="00000964">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1"/>
        <w:keepNext w:val="0"/>
        <w:keepLines w:val="0"/>
        <w:spacing w:after="120" w:before="480" w:line="259" w:lineRule="auto"/>
        <w:rPr>
          <w:rFonts w:ascii="Arial" w:cs="Arial" w:eastAsia="Arial" w:hAnsi="Arial"/>
          <w:b w:val="1"/>
          <w:bCs w:val="1"/>
          <w:color w:val="000000"/>
          <w:sz w:val="24"/>
          <w:szCs w:val="24"/>
        </w:rPr>
      </w:pPr>
      <w:bookmarkStart w:colFirst="0" w:colLast="0" w:name="_heading=h.uo4tuke6qz79" w:id="270"/>
      <w:bookmarkEnd w:id="270"/>
      <w:r w:rsidDel="00000000" w:rsidR="00000000" w:rsidRPr="00000000">
        <w:rPr>
          <w:rFonts w:ascii="Arial" w:cs="Arial" w:eastAsia="Arial" w:hAnsi="Arial"/>
          <w:b w:val="1"/>
          <w:bCs w:val="1"/>
          <w:color w:val="000000"/>
          <w:sz w:val="24"/>
          <w:szCs w:val="24"/>
          <w:rtl w:val="0"/>
        </w:rPr>
        <w:t xml:space="preserve"> 4. PAGOS</w:t>
      </w:r>
    </w:p>
    <w:p w:rsidR="00000000" w:rsidDel="00000000" w:rsidP="00000000" w:rsidRDefault="00000000" w:rsidRPr="00000000" w14:paraId="00000966">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3h1plimgsu9u" w:id="271"/>
      <w:bookmarkEnd w:id="271"/>
      <w:r w:rsidDel="00000000" w:rsidR="00000000" w:rsidRPr="00000000">
        <w:rPr>
          <w:rFonts w:ascii="Arial" w:cs="Arial" w:eastAsia="Arial" w:hAnsi="Arial"/>
          <w:b w:val="1"/>
          <w:bCs w:val="1"/>
          <w:color w:val="000000"/>
          <w:sz w:val="24"/>
          <w:szCs w:val="24"/>
          <w:rtl w:val="0"/>
        </w:rPr>
        <w:t xml:space="preserve">4.1 Realizar pago</w:t>
      </w:r>
    </w:p>
    <w:p w:rsidR="00000000" w:rsidDel="00000000" w:rsidP="00000000" w:rsidRDefault="00000000" w:rsidRPr="00000000" w14:paraId="00000968">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69">
      <w:pPr>
        <w:rPr>
          <w:rFonts w:ascii="Arial" w:cs="Arial" w:eastAsia="Arial" w:hAnsi="Arial"/>
        </w:rPr>
      </w:pPr>
      <w:bookmarkStart w:colFirst="0" w:colLast="0" w:name="_heading=h.e6c86cp3ka87" w:id="272"/>
      <w:bookmarkEnd w:id="272"/>
      <w:r w:rsidDel="00000000" w:rsidR="00000000" w:rsidRPr="00000000">
        <w:rPr>
          <w:rFonts w:ascii="Arial" w:cs="Arial" w:eastAsia="Arial" w:hAnsi="Arial"/>
          <w:rtl w:val="0"/>
        </w:rPr>
        <w:t xml:space="preserve">       Usuario              : InterfazSIGEDEX      : ExpedientesController</w:t>
      </w:r>
      <w:r w:rsidDel="00000000" w:rsidR="00000000" w:rsidRPr="00000000">
        <w:rPr>
          <w:rtl w:val="0"/>
        </w:rPr>
      </w:r>
    </w:p>
    <w:p w:rsidR="00000000" w:rsidDel="00000000" w:rsidP="00000000" w:rsidRDefault="00000000" w:rsidRPr="00000000" w14:paraId="0000096A">
      <w:pPr>
        <w:rPr>
          <w:rFonts w:ascii="Arial" w:cs="Arial" w:eastAsia="Arial" w:hAnsi="Arial"/>
        </w:rPr>
      </w:pPr>
      <w:bookmarkStart w:colFirst="0" w:colLast="0" w:name="_heading=h.bcp2e78z9wh3" w:id="273"/>
      <w:bookmarkEnd w:id="273"/>
      <w:r w:rsidDel="00000000" w:rsidR="00000000" w:rsidRPr="00000000">
        <w:rPr>
          <w:rtl w:val="0"/>
        </w:rPr>
      </w:r>
    </w:p>
    <w:p w:rsidR="00000000" w:rsidDel="00000000" w:rsidP="00000000" w:rsidRDefault="00000000" w:rsidRPr="00000000" w14:paraId="0000096B">
      <w:pPr>
        <w:rPr>
          <w:rFonts w:ascii="Arial" w:cs="Arial" w:eastAsia="Arial" w:hAnsi="Arial"/>
        </w:rPr>
      </w:pPr>
      <w:bookmarkStart w:colFirst="0" w:colLast="0" w:name="_heading=h.r2cy917icg03" w:id="274"/>
      <w:bookmarkEnd w:id="274"/>
      <w:r w:rsidDel="00000000" w:rsidR="00000000" w:rsidRPr="00000000">
        <w:rPr>
          <w:rFonts w:ascii="Arial" w:cs="Arial" w:eastAsia="Arial" w:hAnsi="Arial"/>
          <w:rtl w:val="0"/>
        </w:rPr>
        <w:t xml:space="preserve">1. clickPagar() -----------    ----------&gt;|</w:t>
      </w:r>
    </w:p>
    <w:p w:rsidR="00000000" w:rsidDel="00000000" w:rsidP="00000000" w:rsidRDefault="00000000" w:rsidRPr="00000000" w14:paraId="0000096C">
      <w:pPr>
        <w:rPr>
          <w:rFonts w:ascii="Arial" w:cs="Arial" w:eastAsia="Arial" w:hAnsi="Arial"/>
        </w:rPr>
      </w:pPr>
      <w:bookmarkStart w:colFirst="0" w:colLast="0" w:name="_heading=h.r2cy917icg03" w:id="274"/>
      <w:bookmarkEnd w:id="274"/>
      <w:r w:rsidDel="00000000" w:rsidR="00000000" w:rsidRPr="00000000">
        <w:rPr>
          <w:rFonts w:ascii="Arial" w:cs="Arial" w:eastAsia="Arial" w:hAnsi="Arial"/>
          <w:rtl w:val="0"/>
        </w:rPr>
        <w:t xml:space="preserve">                                     </w:t>
        <w:tab/>
        <w:t xml:space="preserve">        |--- 2. solicitarPago() ---------------------&gt;|</w:t>
      </w:r>
    </w:p>
    <w:p w:rsidR="00000000" w:rsidDel="00000000" w:rsidP="00000000" w:rsidRDefault="00000000" w:rsidRPr="00000000" w14:paraId="0000096D">
      <w:pPr>
        <w:rPr>
          <w:rFonts w:ascii="Arial" w:cs="Arial" w:eastAsia="Arial" w:hAnsi="Arial"/>
        </w:rPr>
      </w:pPr>
      <w:bookmarkStart w:colFirst="0" w:colLast="0" w:name="_heading=h.r2cy917icg03" w:id="274"/>
      <w:bookmarkEnd w:id="274"/>
      <w:r w:rsidDel="00000000" w:rsidR="00000000" w:rsidRPr="00000000">
        <w:rPr>
          <w:rFonts w:ascii="Arial" w:cs="Arial" w:eastAsia="Arial" w:hAnsi="Arial"/>
          <w:rtl w:val="0"/>
        </w:rPr>
        <w:t xml:space="preserve">                                                                      </w:t>
        <w:tab/>
        <w:t xml:space="preserve">                    |--- 3. generarPreferenciaPago()</w:t>
      </w:r>
    </w:p>
    <w:p w:rsidR="00000000" w:rsidDel="00000000" w:rsidP="00000000" w:rsidRDefault="00000000" w:rsidRPr="00000000" w14:paraId="0000096E">
      <w:pPr>
        <w:rPr>
          <w:rFonts w:ascii="Arial" w:cs="Arial" w:eastAsia="Arial" w:hAnsi="Arial"/>
        </w:rPr>
      </w:pPr>
      <w:bookmarkStart w:colFirst="0" w:colLast="0" w:name="_heading=h.r2cy917icg03" w:id="274"/>
      <w:bookmarkEnd w:id="274"/>
      <w:r w:rsidDel="00000000" w:rsidR="00000000" w:rsidRPr="00000000">
        <w:rPr>
          <w:rFonts w:ascii="Arial" w:cs="Arial" w:eastAsia="Arial" w:hAnsi="Arial"/>
          <w:rtl w:val="0"/>
        </w:rPr>
        <w:t xml:space="preserve">                                                                    </w:t>
        <w:tab/>
        <w:t xml:space="preserve">                    |--- 4. llamarAPIMercadoPago()</w:t>
      </w:r>
    </w:p>
    <w:p w:rsidR="00000000" w:rsidDel="00000000" w:rsidP="00000000" w:rsidRDefault="00000000" w:rsidRPr="00000000" w14:paraId="0000096F">
      <w:pPr>
        <w:rPr>
          <w:rFonts w:ascii="Arial" w:cs="Arial" w:eastAsia="Arial" w:hAnsi="Arial"/>
        </w:rPr>
      </w:pPr>
      <w:bookmarkStart w:colFirst="0" w:colLast="0" w:name="_heading=h.r2cy917icg03" w:id="274"/>
      <w:bookmarkEnd w:id="274"/>
      <w:r w:rsidDel="00000000" w:rsidR="00000000" w:rsidRPr="00000000">
        <w:rPr>
          <w:rFonts w:ascii="Arial" w:cs="Arial" w:eastAsia="Arial" w:hAnsi="Arial"/>
          <w:rtl w:val="0"/>
        </w:rPr>
        <w:t xml:space="preserve">                                                                    </w:t>
        <w:tab/>
        <w:t xml:space="preserve">                    |&lt;-- 5. recibirURLPago()</w:t>
      </w:r>
    </w:p>
    <w:p w:rsidR="00000000" w:rsidDel="00000000" w:rsidP="00000000" w:rsidRDefault="00000000" w:rsidRPr="00000000" w14:paraId="00000970">
      <w:pPr>
        <w:rPr>
          <w:rFonts w:ascii="Arial" w:cs="Arial" w:eastAsia="Arial" w:hAnsi="Arial"/>
        </w:rPr>
      </w:pPr>
      <w:bookmarkStart w:colFirst="0" w:colLast="0" w:name="_heading=h.r2cy917icg03" w:id="274"/>
      <w:bookmarkEnd w:id="274"/>
      <w:r w:rsidDel="00000000" w:rsidR="00000000" w:rsidRPr="00000000">
        <w:rPr>
          <w:rFonts w:ascii="Arial" w:cs="Arial" w:eastAsia="Arial" w:hAnsi="Arial"/>
          <w:rtl w:val="0"/>
        </w:rPr>
        <w:t xml:space="preserve">6. mostrarBotonPago(url) &lt;----------|</w:t>
      </w:r>
    </w:p>
    <w:p w:rsidR="00000000" w:rsidDel="00000000" w:rsidP="00000000" w:rsidRDefault="00000000" w:rsidRPr="00000000" w14:paraId="00000971">
      <w:pPr>
        <w:rPr>
          <w:rFonts w:ascii="Arial" w:cs="Arial" w:eastAsia="Arial" w:hAnsi="Arial"/>
        </w:rPr>
      </w:pPr>
      <w:bookmarkStart w:colFirst="0" w:colLast="0" w:name="_heading=h.39me2wyzndx9" w:id="275"/>
      <w:bookmarkEnd w:id="275"/>
      <w:r w:rsidDel="00000000" w:rsidR="00000000" w:rsidRPr="00000000">
        <w:rPr>
          <w:rtl w:val="0"/>
        </w:rPr>
      </w:r>
    </w:p>
    <w:p w:rsidR="00000000" w:rsidDel="00000000" w:rsidP="00000000" w:rsidRDefault="00000000" w:rsidRPr="00000000" w14:paraId="00000972">
      <w:pPr>
        <w:pStyle w:val="Heading3"/>
        <w:keepNext w:val="0"/>
        <w:keepLines w:val="0"/>
        <w:spacing w:after="80" w:before="280" w:line="259" w:lineRule="auto"/>
        <w:rPr>
          <w:rFonts w:ascii="Arial" w:cs="Arial" w:eastAsia="Arial" w:hAnsi="Arial"/>
          <w:color w:val="000000"/>
          <w:sz w:val="24"/>
          <w:szCs w:val="24"/>
        </w:rPr>
      </w:pPr>
      <w:bookmarkStart w:colFirst="0" w:colLast="0" w:name="_heading=h.25oge391rfuf" w:id="276"/>
      <w:bookmarkEnd w:id="276"/>
      <w:r w:rsidDel="00000000" w:rsidR="00000000" w:rsidRPr="00000000">
        <w:rPr>
          <w:rFonts w:ascii="Arial" w:cs="Arial" w:eastAsia="Arial" w:hAnsi="Arial"/>
          <w:color w:val="000000"/>
          <w:sz w:val="24"/>
          <w:szCs w:val="24"/>
          <w:rtl w:val="0"/>
        </w:rPr>
        <w:t xml:space="preserve">1. El usuario hace clic en “Pagar”</w:t>
      </w:r>
    </w:p>
    <w:p w:rsidR="00000000" w:rsidDel="00000000" w:rsidP="00000000" w:rsidRDefault="00000000" w:rsidRPr="00000000" w14:paraId="00000973">
      <w:pPr>
        <w:spacing w:after="240" w:before="240" w:lineRule="auto"/>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Desde la interfaz de SIGEDEX se inicia el proceso.</w:t>
      </w:r>
    </w:p>
    <w:p w:rsidR="00000000" w:rsidDel="00000000" w:rsidP="00000000" w:rsidRDefault="00000000" w:rsidRPr="00000000" w14:paraId="00000974">
      <w:pPr>
        <w:pStyle w:val="Heading3"/>
        <w:keepNext w:val="0"/>
        <w:keepLines w:val="0"/>
        <w:spacing w:after="80" w:before="280" w:line="259" w:lineRule="auto"/>
        <w:rPr>
          <w:rFonts w:ascii="Arial" w:cs="Arial" w:eastAsia="Arial" w:hAnsi="Arial"/>
          <w:color w:val="000000"/>
          <w:sz w:val="24"/>
          <w:szCs w:val="24"/>
        </w:rPr>
      </w:pPr>
      <w:bookmarkStart w:colFirst="0" w:colLast="0" w:name="_heading=h.x7c2wud57ikf" w:id="277"/>
      <w:bookmarkEnd w:id="277"/>
      <w:r w:rsidDel="00000000" w:rsidR="00000000" w:rsidRPr="00000000">
        <w:rPr>
          <w:rFonts w:ascii="Arial" w:cs="Arial" w:eastAsia="Arial" w:hAnsi="Arial"/>
          <w:color w:val="000000"/>
          <w:sz w:val="24"/>
          <w:szCs w:val="24"/>
          <w:rtl w:val="0"/>
        </w:rPr>
        <w:t xml:space="preserve">2. La interfaz envía la solicitud al ExpedientesController</w:t>
      </w:r>
    </w:p>
    <w:p w:rsidR="00000000" w:rsidDel="00000000" w:rsidP="00000000" w:rsidRDefault="00000000" w:rsidRPr="00000000" w14:paraId="00000975">
      <w:pPr>
        <w:spacing w:after="240" w:before="240" w:lineRule="auto"/>
        <w:rPr>
          <w:rFonts w:ascii="Roboto Mono" w:cs="Roboto Mono" w:eastAsia="Roboto Mono" w:hAnsi="Roboto Mono"/>
          <w:color w:val="188038"/>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Aquí se llama al endpoint:</w:t>
        <w:br w:type="textWrapping"/>
        <w:t xml:space="preserve"> </w:t>
      </w:r>
      <w:r w:rsidDel="00000000" w:rsidR="00000000" w:rsidRPr="00000000">
        <w:rPr>
          <w:rFonts w:ascii="Roboto Mono" w:cs="Roboto Mono" w:eastAsia="Roboto Mono" w:hAnsi="Roboto Mono"/>
          <w:color w:val="188038"/>
          <w:sz w:val="24"/>
          <w:szCs w:val="24"/>
          <w:rtl w:val="0"/>
        </w:rPr>
        <w:t xml:space="preserve">POST /pagos/crear-preferencia</w:t>
      </w:r>
    </w:p>
    <w:p w:rsidR="00000000" w:rsidDel="00000000" w:rsidP="00000000" w:rsidRDefault="00000000" w:rsidRPr="00000000" w14:paraId="00000976">
      <w:pPr>
        <w:pStyle w:val="Heading3"/>
        <w:keepNext w:val="0"/>
        <w:keepLines w:val="0"/>
        <w:spacing w:after="80" w:before="280" w:line="259" w:lineRule="auto"/>
        <w:rPr>
          <w:rFonts w:ascii="Arial" w:cs="Arial" w:eastAsia="Arial" w:hAnsi="Arial"/>
          <w:color w:val="000000"/>
          <w:sz w:val="24"/>
          <w:szCs w:val="24"/>
        </w:rPr>
      </w:pPr>
      <w:bookmarkStart w:colFirst="0" w:colLast="0" w:name="_heading=h.msqpe2ocee4n" w:id="278"/>
      <w:bookmarkEnd w:id="278"/>
      <w:r w:rsidDel="00000000" w:rsidR="00000000" w:rsidRPr="00000000">
        <w:rPr>
          <w:rFonts w:ascii="Arial" w:cs="Arial" w:eastAsia="Arial" w:hAnsi="Arial"/>
          <w:color w:val="000000"/>
          <w:sz w:val="24"/>
          <w:szCs w:val="24"/>
          <w:rtl w:val="0"/>
        </w:rPr>
        <w:t xml:space="preserve">3. El ExpedientesController llama a la lógica interna</w:t>
      </w:r>
    </w:p>
    <w:p w:rsidR="00000000" w:rsidDel="00000000" w:rsidP="00000000" w:rsidRDefault="00000000" w:rsidRPr="00000000" w14:paraId="00000977">
      <w:pPr>
        <w:spacing w:after="240" w:before="240" w:lineRule="auto"/>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Genera una preferencia de pago que incluye:</w:t>
      </w:r>
    </w:p>
    <w:p w:rsidR="00000000" w:rsidDel="00000000" w:rsidP="00000000" w:rsidRDefault="00000000" w:rsidRPr="00000000" w14:paraId="00000978">
      <w:pPr>
        <w:numPr>
          <w:ilvl w:val="0"/>
          <w:numId w:val="36"/>
        </w:numPr>
        <w:spacing w:after="0" w:afterAutospacing="0" w:before="240" w:lineRule="auto"/>
        <w:ind w:left="720" w:hanging="360"/>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monto</w:t>
        <w:br w:type="textWrapping"/>
      </w:r>
    </w:p>
    <w:p w:rsidR="00000000" w:rsidDel="00000000" w:rsidP="00000000" w:rsidRDefault="00000000" w:rsidRPr="00000000" w14:paraId="00000979">
      <w:pPr>
        <w:numPr>
          <w:ilvl w:val="0"/>
          <w:numId w:val="36"/>
        </w:numPr>
        <w:spacing w:after="0" w:afterAutospacing="0" w:before="0" w:beforeAutospacing="0" w:lineRule="auto"/>
        <w:ind w:left="720" w:hanging="360"/>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descripción del trámite o expediente</w:t>
        <w:br w:type="textWrapping"/>
      </w:r>
    </w:p>
    <w:p w:rsidR="00000000" w:rsidDel="00000000" w:rsidP="00000000" w:rsidRDefault="00000000" w:rsidRPr="00000000" w14:paraId="0000097A">
      <w:pPr>
        <w:numPr>
          <w:ilvl w:val="0"/>
          <w:numId w:val="36"/>
        </w:numPr>
        <w:spacing w:after="0" w:afterAutospacing="0" w:before="0" w:beforeAutospacing="0" w:lineRule="auto"/>
        <w:ind w:left="720" w:hanging="360"/>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callback URLs</w:t>
        <w:br w:type="textWrapping"/>
      </w:r>
    </w:p>
    <w:p w:rsidR="00000000" w:rsidDel="00000000" w:rsidP="00000000" w:rsidRDefault="00000000" w:rsidRPr="00000000" w14:paraId="0000097B">
      <w:pPr>
        <w:numPr>
          <w:ilvl w:val="0"/>
          <w:numId w:val="36"/>
        </w:numPr>
        <w:spacing w:after="0" w:afterAutospacing="0" w:before="0" w:beforeAutospacing="0" w:lineRule="auto"/>
        <w:ind w:left="720" w:hanging="360"/>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ID del usuario</w:t>
        <w:br w:type="textWrapping"/>
      </w:r>
    </w:p>
    <w:p w:rsidR="00000000" w:rsidDel="00000000" w:rsidP="00000000" w:rsidRDefault="00000000" w:rsidRPr="00000000" w14:paraId="0000097C">
      <w:pPr>
        <w:numPr>
          <w:ilvl w:val="0"/>
          <w:numId w:val="36"/>
        </w:numPr>
        <w:spacing w:after="240" w:before="0" w:beforeAutospacing="0" w:lineRule="auto"/>
        <w:ind w:left="720" w:hanging="360"/>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ID del expediente</w:t>
        <w:br w:type="textWrapping"/>
      </w:r>
    </w:p>
    <w:p w:rsidR="00000000" w:rsidDel="00000000" w:rsidP="00000000" w:rsidRDefault="00000000" w:rsidRPr="00000000" w14:paraId="0000097D">
      <w:pPr>
        <w:pStyle w:val="Heading3"/>
        <w:keepNext w:val="0"/>
        <w:keepLines w:val="0"/>
        <w:spacing w:after="80" w:before="280" w:line="259" w:lineRule="auto"/>
        <w:rPr>
          <w:rFonts w:ascii="Arial" w:cs="Arial" w:eastAsia="Arial" w:hAnsi="Arial"/>
          <w:color w:val="000000"/>
          <w:sz w:val="24"/>
          <w:szCs w:val="24"/>
        </w:rPr>
      </w:pPr>
      <w:bookmarkStart w:colFirst="0" w:colLast="0" w:name="_heading=h.epqncd2fkr1m" w:id="279"/>
      <w:bookmarkEnd w:id="279"/>
      <w:r w:rsidDel="00000000" w:rsidR="00000000" w:rsidRPr="00000000">
        <w:rPr>
          <w:rFonts w:ascii="Arial" w:cs="Arial" w:eastAsia="Arial" w:hAnsi="Arial"/>
          <w:color w:val="000000"/>
          <w:sz w:val="24"/>
          <w:szCs w:val="24"/>
          <w:rtl w:val="0"/>
        </w:rPr>
        <w:t xml:space="preserve">4. El controlador se comunica con Mercado Pago</w:t>
      </w:r>
    </w:p>
    <w:p w:rsidR="00000000" w:rsidDel="00000000" w:rsidP="00000000" w:rsidRDefault="00000000" w:rsidRPr="00000000" w14:paraId="0000097E">
      <w:pPr>
        <w:spacing w:after="240" w:before="240" w:lineRule="auto"/>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Usa el SDK o la API REST para crear la preferencia.</w:t>
      </w:r>
    </w:p>
    <w:p w:rsidR="00000000" w:rsidDel="00000000" w:rsidP="00000000" w:rsidRDefault="00000000" w:rsidRPr="00000000" w14:paraId="0000097F">
      <w:pPr>
        <w:pStyle w:val="Heading3"/>
        <w:keepNext w:val="0"/>
        <w:keepLines w:val="0"/>
        <w:spacing w:after="80" w:before="280" w:line="259" w:lineRule="auto"/>
        <w:rPr>
          <w:rFonts w:ascii="Arial" w:cs="Arial" w:eastAsia="Arial" w:hAnsi="Arial"/>
          <w:color w:val="000000"/>
          <w:sz w:val="24"/>
          <w:szCs w:val="24"/>
        </w:rPr>
      </w:pPr>
      <w:bookmarkStart w:colFirst="0" w:colLast="0" w:name="_heading=h.h0tgd5frji" w:id="280"/>
      <w:bookmarkEnd w:id="280"/>
      <w:r w:rsidDel="00000000" w:rsidR="00000000" w:rsidRPr="00000000">
        <w:rPr>
          <w:rFonts w:ascii="Arial" w:cs="Arial" w:eastAsia="Arial" w:hAnsi="Arial"/>
          <w:color w:val="000000"/>
          <w:sz w:val="24"/>
          <w:szCs w:val="24"/>
          <w:rtl w:val="0"/>
        </w:rPr>
        <w:t xml:space="preserve">5. Mercado Pago envía la URL de pago</w:t>
      </w:r>
    </w:p>
    <w:p w:rsidR="00000000" w:rsidDel="00000000" w:rsidP="00000000" w:rsidRDefault="00000000" w:rsidRPr="00000000" w14:paraId="00000980">
      <w:pPr>
        <w:spacing w:after="240" w:before="240" w:lineRule="auto"/>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El controlador la recibe.</w:t>
      </w:r>
    </w:p>
    <w:p w:rsidR="00000000" w:rsidDel="00000000" w:rsidP="00000000" w:rsidRDefault="00000000" w:rsidRPr="00000000" w14:paraId="00000981">
      <w:pPr>
        <w:pStyle w:val="Heading3"/>
        <w:keepNext w:val="0"/>
        <w:keepLines w:val="0"/>
        <w:spacing w:after="80" w:before="280" w:line="259" w:lineRule="auto"/>
        <w:rPr>
          <w:rFonts w:ascii="Arial" w:cs="Arial" w:eastAsia="Arial" w:hAnsi="Arial"/>
          <w:color w:val="000000"/>
          <w:sz w:val="24"/>
          <w:szCs w:val="24"/>
        </w:rPr>
      </w:pPr>
      <w:bookmarkStart w:colFirst="0" w:colLast="0" w:name="_heading=h.eh5and7hoorl" w:id="281"/>
      <w:bookmarkEnd w:id="281"/>
      <w:r w:rsidDel="00000000" w:rsidR="00000000" w:rsidRPr="00000000">
        <w:rPr>
          <w:rFonts w:ascii="Arial" w:cs="Arial" w:eastAsia="Arial" w:hAnsi="Arial"/>
          <w:color w:val="000000"/>
          <w:sz w:val="24"/>
          <w:szCs w:val="24"/>
          <w:rtl w:val="0"/>
        </w:rPr>
        <w:t xml:space="preserve">6. La interfaz muestra el botón / popup de pago</w:t>
      </w:r>
    </w:p>
    <w:p w:rsidR="00000000" w:rsidDel="00000000" w:rsidP="00000000" w:rsidRDefault="00000000" w:rsidRPr="00000000" w14:paraId="00000982">
      <w:pPr>
        <w:spacing w:after="240" w:before="240" w:lineRule="auto"/>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Se envía la URL al frontend, que muestra:</w:t>
        <w:br w:type="textWrapping"/>
        <w:t xml:space="preserve"> "Pagar con Mercado Pago".</w:t>
      </w:r>
    </w:p>
    <w:p w:rsidR="00000000" w:rsidDel="00000000" w:rsidP="00000000" w:rsidRDefault="00000000" w:rsidRPr="00000000" w14:paraId="00000983">
      <w:pPr>
        <w:spacing w:after="240" w:before="240" w:lineRule="auto"/>
        <w:rPr>
          <w:rFonts w:ascii="Arial" w:cs="Arial" w:eastAsia="Arial" w:hAnsi="Arial"/>
          <w:sz w:val="24"/>
          <w:szCs w:val="24"/>
        </w:rPr>
      </w:pPr>
      <w:bookmarkStart w:colFirst="0" w:colLast="0" w:name="_heading=h.r2cy917icg03" w:id="274"/>
      <w:bookmarkEnd w:id="274"/>
      <w:r w:rsidDel="00000000" w:rsidR="00000000" w:rsidRPr="00000000">
        <w:rPr>
          <w:rFonts w:ascii="Arial" w:cs="Arial" w:eastAsia="Arial" w:hAnsi="Arial"/>
          <w:sz w:val="24"/>
          <w:szCs w:val="24"/>
          <w:rtl w:val="0"/>
        </w:rPr>
        <w:t xml:space="preserve">Aquí termina el caso “Realizar pago”.</w:t>
        <w:br w:type="textWrapping"/>
        <w:t xml:space="preserve"> El pago todavía no se confirmó.</w:t>
      </w:r>
    </w:p>
    <w:p w:rsidR="00000000" w:rsidDel="00000000" w:rsidP="00000000" w:rsidRDefault="00000000" w:rsidRPr="00000000" w14:paraId="00000984">
      <w:pPr>
        <w:rPr>
          <w:rFonts w:ascii="Arial" w:cs="Arial" w:eastAsia="Arial" w:hAnsi="Arial"/>
          <w:sz w:val="24"/>
          <w:szCs w:val="24"/>
        </w:rPr>
      </w:pPr>
      <w:bookmarkStart w:colFirst="0" w:colLast="0" w:name="_heading=h.r2cy917icg03" w:id="274"/>
      <w:bookmarkEnd w:id="274"/>
      <w:r w:rsidDel="00000000" w:rsidR="00000000" w:rsidRPr="00000000">
        <w:rPr>
          <w:rtl w:val="0"/>
        </w:rPr>
      </w:r>
    </w:p>
    <w:p w:rsidR="00000000" w:rsidDel="00000000" w:rsidP="00000000" w:rsidRDefault="00000000" w:rsidRPr="00000000" w14:paraId="00000985">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o542n6rgcriw" w:id="282"/>
      <w:bookmarkEnd w:id="282"/>
      <w:r w:rsidDel="00000000" w:rsidR="00000000" w:rsidRPr="00000000">
        <w:rPr>
          <w:rFonts w:ascii="Arial" w:cs="Arial" w:eastAsia="Arial" w:hAnsi="Arial"/>
          <w:b w:val="1"/>
          <w:bCs w:val="1"/>
          <w:color w:val="000000"/>
          <w:sz w:val="24"/>
          <w:szCs w:val="24"/>
          <w:rtl w:val="0"/>
        </w:rPr>
        <w:t xml:space="preserve">4.2 Validar pago</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rFonts w:ascii="Arial" w:cs="Arial" w:eastAsia="Arial" w:hAnsi="Arial"/>
        </w:rPr>
      </w:pPr>
      <w:bookmarkStart w:colFirst="0" w:colLast="0" w:name="_heading=h.myttdghsh380" w:id="283"/>
      <w:bookmarkEnd w:id="283"/>
      <w:r w:rsidDel="00000000" w:rsidR="00000000" w:rsidRPr="00000000">
        <w:rPr>
          <w:rFonts w:ascii="Arial" w:cs="Arial" w:eastAsia="Arial" w:hAnsi="Arial"/>
          <w:rtl w:val="0"/>
        </w:rPr>
        <w:t xml:space="preserve">:MercadoPagoAPI           :PagosController</w:t>
      </w:r>
    </w:p>
    <w:p w:rsidR="00000000" w:rsidDel="00000000" w:rsidP="00000000" w:rsidRDefault="00000000" w:rsidRPr="00000000" w14:paraId="00000988">
      <w:pPr>
        <w:rPr>
          <w:rFonts w:ascii="Arial" w:cs="Arial" w:eastAsia="Arial" w:hAnsi="Arial"/>
        </w:rPr>
      </w:pPr>
      <w:bookmarkStart w:colFirst="0" w:colLast="0" w:name="_heading=h.myttdghsh380" w:id="283"/>
      <w:bookmarkEnd w:id="283"/>
      <w:r w:rsidDel="00000000" w:rsidR="00000000" w:rsidRPr="00000000">
        <w:rPr>
          <w:rtl w:val="0"/>
        </w:rPr>
      </w:r>
    </w:p>
    <w:p w:rsidR="00000000" w:rsidDel="00000000" w:rsidP="00000000" w:rsidRDefault="00000000" w:rsidRPr="00000000" w14:paraId="00000989">
      <w:pPr>
        <w:rPr>
          <w:rFonts w:ascii="Arial" w:cs="Arial" w:eastAsia="Arial" w:hAnsi="Arial"/>
        </w:rPr>
      </w:pPr>
      <w:bookmarkStart w:colFirst="0" w:colLast="0" w:name="_heading=h.myttdghsh380" w:id="283"/>
      <w:bookmarkEnd w:id="283"/>
      <w:r w:rsidDel="00000000" w:rsidR="00000000" w:rsidRPr="00000000">
        <w:rPr>
          <w:rFonts w:ascii="Arial" w:cs="Arial" w:eastAsia="Arial" w:hAnsi="Arial"/>
          <w:rtl w:val="0"/>
        </w:rPr>
        <w:t xml:space="preserve">1. callbackPago() ---------------&gt;|</w:t>
      </w:r>
    </w:p>
    <w:p w:rsidR="00000000" w:rsidDel="00000000" w:rsidP="00000000" w:rsidRDefault="00000000" w:rsidRPr="00000000" w14:paraId="0000098A">
      <w:pPr>
        <w:rPr>
          <w:rFonts w:ascii="Arial" w:cs="Arial" w:eastAsia="Arial" w:hAnsi="Arial"/>
        </w:rPr>
      </w:pPr>
      <w:bookmarkStart w:colFirst="0" w:colLast="0" w:name="_heading=h.myttdghsh380" w:id="283"/>
      <w:bookmarkEnd w:id="283"/>
      <w:r w:rsidDel="00000000" w:rsidR="00000000" w:rsidRPr="00000000">
        <w:rPr>
          <w:rFonts w:ascii="Arial" w:cs="Arial" w:eastAsia="Arial" w:hAnsi="Arial"/>
          <w:rtl w:val="0"/>
        </w:rPr>
        <w:t xml:space="preserve">                             </w:t>
        <w:tab/>
        <w:tab/>
        <w:t xml:space="preserve">  |--- 2. verificarEstado()</w:t>
      </w:r>
    </w:p>
    <w:p w:rsidR="00000000" w:rsidDel="00000000" w:rsidP="00000000" w:rsidRDefault="00000000" w:rsidRPr="00000000" w14:paraId="0000098B">
      <w:pPr>
        <w:rPr>
          <w:rFonts w:ascii="Arial" w:cs="Arial" w:eastAsia="Arial" w:hAnsi="Arial"/>
        </w:rPr>
      </w:pPr>
      <w:bookmarkStart w:colFirst="0" w:colLast="0" w:name="_heading=h.myttdghsh380" w:id="283"/>
      <w:bookmarkEnd w:id="283"/>
      <w:r w:rsidDel="00000000" w:rsidR="00000000" w:rsidRPr="00000000">
        <w:rPr>
          <w:rFonts w:ascii="Arial" w:cs="Arial" w:eastAsia="Arial" w:hAnsi="Arial"/>
          <w:rtl w:val="0"/>
        </w:rPr>
        <w:t xml:space="preserve">                             </w:t>
        <w:tab/>
        <w:tab/>
        <w:t xml:space="preserve">  |--- 3. UPDATE pagos SET confirmado</w:t>
      </w:r>
    </w:p>
    <w:p w:rsidR="00000000" w:rsidDel="00000000" w:rsidP="00000000" w:rsidRDefault="00000000" w:rsidRPr="00000000" w14:paraId="0000098C">
      <w:pPr>
        <w:rPr>
          <w:rFonts w:ascii="Arial" w:cs="Arial" w:eastAsia="Arial" w:hAnsi="Arial"/>
        </w:rPr>
      </w:pPr>
      <w:bookmarkStart w:colFirst="0" w:colLast="0" w:name="_heading=h.myttdghsh380" w:id="283"/>
      <w:bookmarkEnd w:id="283"/>
      <w:r w:rsidDel="00000000" w:rsidR="00000000" w:rsidRPr="00000000">
        <w:rPr>
          <w:rFonts w:ascii="Arial" w:cs="Arial" w:eastAsia="Arial" w:hAnsi="Arial"/>
          <w:rtl w:val="0"/>
        </w:rPr>
        <w:t xml:space="preserve">                              </w:t>
        <w:tab/>
        <w:tab/>
        <w:t xml:space="preserve"> |--- 4. permitirCreaciónExpediente</w:t>
      </w:r>
    </w:p>
    <w:p w:rsidR="00000000" w:rsidDel="00000000" w:rsidP="00000000" w:rsidRDefault="00000000" w:rsidRPr="00000000" w14:paraId="0000098D">
      <w:pPr>
        <w:rPr>
          <w:rFonts w:ascii="Arial" w:cs="Arial" w:eastAsia="Arial" w:hAnsi="Arial"/>
        </w:rPr>
      </w:pPr>
      <w:bookmarkStart w:colFirst="0" w:colLast="0" w:name="_heading=h.myttdghsh380" w:id="283"/>
      <w:bookmarkEnd w:id="283"/>
      <w:r w:rsidDel="00000000" w:rsidR="00000000" w:rsidRPr="00000000">
        <w:rPr>
          <w:rtl w:val="0"/>
        </w:rPr>
      </w:r>
    </w:p>
    <w:p w:rsidR="00000000" w:rsidDel="00000000" w:rsidP="00000000" w:rsidRDefault="00000000" w:rsidRPr="00000000" w14:paraId="0000098E">
      <w:pPr>
        <w:rPr>
          <w:rFonts w:ascii="Arial" w:cs="Arial" w:eastAsia="Arial" w:hAnsi="Arial"/>
        </w:rPr>
      </w:pPr>
      <w:bookmarkStart w:colFirst="0" w:colLast="0" w:name="_heading=h.myttdghsh380" w:id="283"/>
      <w:bookmarkEnd w:id="283"/>
      <w:r w:rsidDel="00000000" w:rsidR="00000000" w:rsidRPr="00000000">
        <w:rPr>
          <w:rtl w:val="0"/>
        </w:rPr>
      </w:r>
    </w:p>
    <w:p w:rsidR="00000000" w:rsidDel="00000000" w:rsidP="00000000" w:rsidRDefault="00000000" w:rsidRPr="00000000" w14:paraId="0000098F">
      <w:pPr>
        <w:pStyle w:val="Heading3"/>
        <w:keepNext w:val="0"/>
        <w:keepLines w:val="0"/>
        <w:spacing w:after="80" w:before="280" w:line="259" w:lineRule="auto"/>
        <w:rPr>
          <w:rFonts w:ascii="Arial" w:cs="Arial" w:eastAsia="Arial" w:hAnsi="Arial"/>
          <w:color w:val="000000"/>
          <w:sz w:val="26"/>
          <w:szCs w:val="26"/>
        </w:rPr>
      </w:pPr>
      <w:bookmarkStart w:colFirst="0" w:colLast="0" w:name="_heading=h.35qmdxxij6rz" w:id="284"/>
      <w:bookmarkEnd w:id="284"/>
      <w:r w:rsidDel="00000000" w:rsidR="00000000" w:rsidRPr="00000000">
        <w:rPr>
          <w:rFonts w:ascii="Arial" w:cs="Arial" w:eastAsia="Arial" w:hAnsi="Arial"/>
          <w:color w:val="000000"/>
          <w:sz w:val="26"/>
          <w:szCs w:val="26"/>
          <w:rtl w:val="0"/>
        </w:rPr>
        <w:t xml:space="preserve">1. callbackPago()</w:t>
      </w:r>
    </w:p>
    <w:p w:rsidR="00000000" w:rsidDel="00000000" w:rsidP="00000000" w:rsidRDefault="00000000" w:rsidRPr="00000000" w14:paraId="00000990">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El sistema de Mercado Pago envía la notificación automática al backend cuando el pago cambia de estado.</w:t>
      </w:r>
    </w:p>
    <w:p w:rsidR="00000000" w:rsidDel="00000000" w:rsidP="00000000" w:rsidRDefault="00000000" w:rsidRPr="00000000" w14:paraId="00000991">
      <w:pPr>
        <w:spacing w:after="240" w:before="240" w:lineRule="auto"/>
        <w:rPr>
          <w:rFonts w:ascii="Roboto Mono" w:cs="Roboto Mono" w:eastAsia="Roboto Mono" w:hAnsi="Roboto Mono"/>
          <w:color w:val="188038"/>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Ejemplo del endpoint que recibe esto:</w:t>
        <w:br w:type="textWrapping"/>
        <w:t xml:space="preserve"> </w:t>
      </w:r>
      <w:r w:rsidDel="00000000" w:rsidR="00000000" w:rsidRPr="00000000">
        <w:rPr>
          <w:rFonts w:ascii="Roboto Mono" w:cs="Roboto Mono" w:eastAsia="Roboto Mono" w:hAnsi="Roboto Mono"/>
          <w:color w:val="188038"/>
          <w:sz w:val="24"/>
          <w:szCs w:val="24"/>
          <w:rtl w:val="0"/>
        </w:rPr>
        <w:t xml:space="preserve">POST /api/pagos/webhook</w:t>
      </w:r>
    </w:p>
    <w:p w:rsidR="00000000" w:rsidDel="00000000" w:rsidP="00000000" w:rsidRDefault="00000000" w:rsidRPr="00000000" w14:paraId="00000992">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Envía datos como:</w:t>
      </w:r>
    </w:p>
    <w:p w:rsidR="00000000" w:rsidDel="00000000" w:rsidP="00000000" w:rsidRDefault="00000000" w:rsidRPr="00000000" w14:paraId="00000993">
      <w:pPr>
        <w:numPr>
          <w:ilvl w:val="0"/>
          <w:numId w:val="122"/>
        </w:numPr>
        <w:spacing w:after="0" w:afterAutospacing="0" w:before="24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payment_id</w:t>
        <w:br w:type="textWrapping"/>
      </w:r>
    </w:p>
    <w:p w:rsidR="00000000" w:rsidDel="00000000" w:rsidP="00000000" w:rsidRDefault="00000000" w:rsidRPr="00000000" w14:paraId="00000994">
      <w:pPr>
        <w:numPr>
          <w:ilvl w:val="0"/>
          <w:numId w:val="12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status</w:t>
        <w:br w:type="textWrapping"/>
      </w:r>
    </w:p>
    <w:p w:rsidR="00000000" w:rsidDel="00000000" w:rsidP="00000000" w:rsidRDefault="00000000" w:rsidRPr="00000000" w14:paraId="00000995">
      <w:pPr>
        <w:numPr>
          <w:ilvl w:val="0"/>
          <w:numId w:val="12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type evento</w:t>
        <w:br w:type="textWrapping"/>
      </w:r>
    </w:p>
    <w:p w:rsidR="00000000" w:rsidDel="00000000" w:rsidP="00000000" w:rsidRDefault="00000000" w:rsidRPr="00000000" w14:paraId="00000996">
      <w:pPr>
        <w:numPr>
          <w:ilvl w:val="0"/>
          <w:numId w:val="12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fecha</w:t>
        <w:br w:type="textWrapping"/>
      </w:r>
    </w:p>
    <w:p w:rsidR="00000000" w:rsidDel="00000000" w:rsidP="00000000" w:rsidRDefault="00000000" w:rsidRPr="00000000" w14:paraId="00000997">
      <w:pPr>
        <w:numPr>
          <w:ilvl w:val="0"/>
          <w:numId w:val="122"/>
        </w:numPr>
        <w:spacing w:after="24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id usuario si se configuró</w:t>
        <w:br w:type="textWrapping"/>
      </w:r>
    </w:p>
    <w:p w:rsidR="00000000" w:rsidDel="00000000" w:rsidP="00000000" w:rsidRDefault="00000000" w:rsidRPr="00000000" w14:paraId="00000998">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3"/>
        <w:keepNext w:val="0"/>
        <w:keepLines w:val="0"/>
        <w:spacing w:after="80" w:before="280" w:line="259" w:lineRule="auto"/>
        <w:rPr>
          <w:rFonts w:ascii="Arial" w:cs="Arial" w:eastAsia="Arial" w:hAnsi="Arial"/>
          <w:color w:val="000000"/>
          <w:sz w:val="26"/>
          <w:szCs w:val="26"/>
        </w:rPr>
      </w:pPr>
      <w:bookmarkStart w:colFirst="0" w:colLast="0" w:name="_heading=h.3hi6o3pcuc5w" w:id="285"/>
      <w:bookmarkEnd w:id="285"/>
      <w:r w:rsidDel="00000000" w:rsidR="00000000" w:rsidRPr="00000000">
        <w:rPr>
          <w:rFonts w:ascii="Arial" w:cs="Arial" w:eastAsia="Arial" w:hAnsi="Arial"/>
          <w:color w:val="000000"/>
          <w:sz w:val="26"/>
          <w:szCs w:val="26"/>
          <w:rtl w:val="0"/>
        </w:rPr>
        <w:t xml:space="preserve">2. verificarEstado(payment_id)</w:t>
      </w:r>
    </w:p>
    <w:p w:rsidR="00000000" w:rsidDel="00000000" w:rsidP="00000000" w:rsidRDefault="00000000" w:rsidRPr="00000000" w14:paraId="0000099A">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El PagosController, antes de confiar en la notificación, debe consultar a la API oficial:</w:t>
      </w:r>
    </w:p>
    <w:p w:rsidR="00000000" w:rsidDel="00000000" w:rsidP="00000000" w:rsidRDefault="00000000" w:rsidRPr="00000000" w14:paraId="0000099B">
      <w:pPr>
        <w:spacing w:after="240" w:before="240" w:lineRule="auto"/>
        <w:rPr>
          <w:rFonts w:ascii="Roboto Mono" w:cs="Roboto Mono" w:eastAsia="Roboto Mono" w:hAnsi="Roboto Mono"/>
          <w:color w:val="188038"/>
          <w:sz w:val="24"/>
          <w:szCs w:val="24"/>
        </w:rPr>
      </w:pPr>
      <w:bookmarkStart w:colFirst="0" w:colLast="0" w:name="_heading=h.hae3f78nw65e" w:id="221"/>
      <w:bookmarkEnd w:id="221"/>
      <w:r w:rsidDel="00000000" w:rsidR="00000000" w:rsidRPr="00000000">
        <w:rPr>
          <w:rFonts w:ascii="Roboto Mono" w:cs="Roboto Mono" w:eastAsia="Roboto Mono" w:hAnsi="Roboto Mono"/>
          <w:color w:val="188038"/>
          <w:sz w:val="24"/>
          <w:szCs w:val="24"/>
          <w:rtl w:val="0"/>
        </w:rPr>
        <w:t xml:space="preserve">GET https://api.mercadopago.com/v1/payments/{payment_id}</w:t>
      </w:r>
    </w:p>
    <w:p w:rsidR="00000000" w:rsidDel="00000000" w:rsidP="00000000" w:rsidRDefault="00000000" w:rsidRPr="00000000" w14:paraId="0000099C">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Para obtener el estado real, confiable y firmado por Mercado Pago.</w:t>
      </w:r>
    </w:p>
    <w:p w:rsidR="00000000" w:rsidDel="00000000" w:rsidP="00000000" w:rsidRDefault="00000000" w:rsidRPr="00000000" w14:paraId="0000099D">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Valores posibles:</w:t>
      </w:r>
    </w:p>
    <w:p w:rsidR="00000000" w:rsidDel="00000000" w:rsidP="00000000" w:rsidRDefault="00000000" w:rsidRPr="00000000" w14:paraId="0000099E">
      <w:pPr>
        <w:numPr>
          <w:ilvl w:val="0"/>
          <w:numId w:val="107"/>
        </w:numPr>
        <w:spacing w:after="0" w:afterAutospacing="0" w:before="24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approved</w:t>
        <w:br w:type="textWrapping"/>
      </w:r>
    </w:p>
    <w:p w:rsidR="00000000" w:rsidDel="00000000" w:rsidP="00000000" w:rsidRDefault="00000000" w:rsidRPr="00000000" w14:paraId="0000099F">
      <w:pPr>
        <w:numPr>
          <w:ilvl w:val="0"/>
          <w:numId w:val="107"/>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pending</w:t>
        <w:br w:type="textWrapping"/>
      </w:r>
    </w:p>
    <w:p w:rsidR="00000000" w:rsidDel="00000000" w:rsidP="00000000" w:rsidRDefault="00000000" w:rsidRPr="00000000" w14:paraId="000009A0">
      <w:pPr>
        <w:numPr>
          <w:ilvl w:val="0"/>
          <w:numId w:val="107"/>
        </w:numPr>
        <w:spacing w:after="24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rejected</w:t>
        <w:br w:type="textWrapping"/>
      </w:r>
    </w:p>
    <w:p w:rsidR="00000000" w:rsidDel="00000000" w:rsidP="00000000" w:rsidRDefault="00000000" w:rsidRPr="00000000" w14:paraId="000009A1">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3"/>
        <w:keepNext w:val="0"/>
        <w:keepLines w:val="0"/>
        <w:spacing w:after="80" w:before="280" w:line="259" w:lineRule="auto"/>
        <w:rPr>
          <w:rFonts w:ascii="Arial" w:cs="Arial" w:eastAsia="Arial" w:hAnsi="Arial"/>
          <w:color w:val="000000"/>
          <w:sz w:val="26"/>
          <w:szCs w:val="26"/>
        </w:rPr>
      </w:pPr>
      <w:bookmarkStart w:colFirst="0" w:colLast="0" w:name="_heading=h.g5t3m3d40yws" w:id="286"/>
      <w:bookmarkEnd w:id="286"/>
      <w:r w:rsidDel="00000000" w:rsidR="00000000" w:rsidRPr="00000000">
        <w:rPr>
          <w:rFonts w:ascii="Arial" w:cs="Arial" w:eastAsia="Arial" w:hAnsi="Arial"/>
          <w:color w:val="000000"/>
          <w:sz w:val="26"/>
          <w:szCs w:val="26"/>
          <w:rtl w:val="0"/>
        </w:rPr>
        <w:t xml:space="preserve">3. UPDATE pagos SET confirmado = true</w:t>
      </w:r>
    </w:p>
    <w:p w:rsidR="00000000" w:rsidDel="00000000" w:rsidP="00000000" w:rsidRDefault="00000000" w:rsidRPr="00000000" w14:paraId="000009A3">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Si el estado devuelto es approved, entonces el PagosController actualiza la base de datos:</w:t>
      </w:r>
    </w:p>
    <w:p w:rsidR="00000000" w:rsidDel="00000000" w:rsidP="00000000" w:rsidRDefault="00000000" w:rsidRPr="00000000" w14:paraId="000009A4">
      <w:pPr>
        <w:rPr>
          <w:rFonts w:ascii="Roboto Mono" w:cs="Roboto Mono" w:eastAsia="Roboto Mono" w:hAnsi="Roboto Mono"/>
          <w:color w:val="188038"/>
          <w:sz w:val="24"/>
          <w:szCs w:val="24"/>
        </w:rPr>
      </w:pPr>
      <w:bookmarkStart w:colFirst="0" w:colLast="0" w:name="_heading=h.54k0rus2pvv7" w:id="287"/>
      <w:bookmarkEnd w:id="287"/>
      <w:r w:rsidDel="00000000" w:rsidR="00000000" w:rsidRPr="00000000">
        <w:rPr>
          <w:rFonts w:ascii="Roboto Mono" w:cs="Roboto Mono" w:eastAsia="Roboto Mono" w:hAnsi="Roboto Mono"/>
          <w:color w:val="188038"/>
          <w:sz w:val="24"/>
          <w:szCs w:val="24"/>
          <w:rtl w:val="0"/>
        </w:rPr>
        <w:t xml:space="preserve">UPDATE pagos </w:t>
      </w:r>
    </w:p>
    <w:p w:rsidR="00000000" w:rsidDel="00000000" w:rsidP="00000000" w:rsidRDefault="00000000" w:rsidRPr="00000000" w14:paraId="000009A5">
      <w:pPr>
        <w:rPr>
          <w:rFonts w:ascii="Roboto Mono" w:cs="Roboto Mono" w:eastAsia="Roboto Mono" w:hAnsi="Roboto Mono"/>
          <w:color w:val="188038"/>
          <w:sz w:val="24"/>
          <w:szCs w:val="24"/>
        </w:rPr>
      </w:pPr>
      <w:bookmarkStart w:colFirst="0" w:colLast="0" w:name="_heading=h.erwdr8g6pnl" w:id="288"/>
      <w:bookmarkEnd w:id="288"/>
      <w:r w:rsidDel="00000000" w:rsidR="00000000" w:rsidRPr="00000000">
        <w:rPr>
          <w:rFonts w:ascii="Roboto Mono" w:cs="Roboto Mono" w:eastAsia="Roboto Mono" w:hAnsi="Roboto Mono"/>
          <w:color w:val="188038"/>
          <w:sz w:val="24"/>
          <w:szCs w:val="24"/>
          <w:rtl w:val="0"/>
        </w:rPr>
        <w:t xml:space="preserve">SET estado = 'confirmado', fecha_confirmacion = NOW() </w:t>
      </w:r>
    </w:p>
    <w:p w:rsidR="00000000" w:rsidDel="00000000" w:rsidP="00000000" w:rsidRDefault="00000000" w:rsidRPr="00000000" w14:paraId="000009A6">
      <w:pPr>
        <w:rPr>
          <w:rFonts w:ascii="Roboto Mono" w:cs="Roboto Mono" w:eastAsia="Roboto Mono" w:hAnsi="Roboto Mono"/>
          <w:color w:val="188038"/>
          <w:sz w:val="24"/>
          <w:szCs w:val="24"/>
        </w:rPr>
      </w:pPr>
      <w:bookmarkStart w:colFirst="0" w:colLast="0" w:name="_heading=h.9lmb64v07n16" w:id="289"/>
      <w:bookmarkEnd w:id="289"/>
      <w:r w:rsidDel="00000000" w:rsidR="00000000" w:rsidRPr="00000000">
        <w:rPr>
          <w:rFonts w:ascii="Roboto Mono" w:cs="Roboto Mono" w:eastAsia="Roboto Mono" w:hAnsi="Roboto Mono"/>
          <w:color w:val="188038"/>
          <w:sz w:val="24"/>
          <w:szCs w:val="24"/>
          <w:rtl w:val="0"/>
        </w:rPr>
        <w:t xml:space="preserve">WHERE payment_id = X;</w:t>
      </w:r>
    </w:p>
    <w:p w:rsidR="00000000" w:rsidDel="00000000" w:rsidP="00000000" w:rsidRDefault="00000000" w:rsidRPr="00000000" w14:paraId="000009A7">
      <w:pPr>
        <w:rPr>
          <w:rFonts w:ascii="Arial" w:cs="Arial" w:eastAsia="Arial" w:hAnsi="Arial"/>
          <w:sz w:val="24"/>
          <w:szCs w:val="24"/>
        </w:rPr>
      </w:pPr>
      <w:bookmarkStart w:colFirst="0" w:colLast="0" w:name="_heading=h.hae3f78nw65e" w:id="221"/>
      <w:bookmarkEnd w:id="221"/>
      <w:r w:rsidDel="00000000" w:rsidR="00000000" w:rsidRPr="00000000">
        <w:rPr>
          <w:rtl w:val="0"/>
        </w:rPr>
      </w:r>
    </w:p>
    <w:p w:rsidR="00000000" w:rsidDel="00000000" w:rsidP="00000000" w:rsidRDefault="00000000" w:rsidRPr="00000000" w14:paraId="000009A8">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También puede guardar:</w:t>
      </w:r>
    </w:p>
    <w:p w:rsidR="00000000" w:rsidDel="00000000" w:rsidP="00000000" w:rsidRDefault="00000000" w:rsidRPr="00000000" w14:paraId="000009A9">
      <w:pPr>
        <w:numPr>
          <w:ilvl w:val="0"/>
          <w:numId w:val="53"/>
        </w:numPr>
        <w:spacing w:after="0" w:afterAutospacing="0" w:before="24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monto</w:t>
        <w:br w:type="textWrapping"/>
      </w:r>
    </w:p>
    <w:p w:rsidR="00000000" w:rsidDel="00000000" w:rsidP="00000000" w:rsidRDefault="00000000" w:rsidRPr="00000000" w14:paraId="000009AA">
      <w:pPr>
        <w:numPr>
          <w:ilvl w:val="0"/>
          <w:numId w:val="53"/>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método de pago</w:t>
        <w:br w:type="textWrapping"/>
      </w:r>
    </w:p>
    <w:p w:rsidR="00000000" w:rsidDel="00000000" w:rsidP="00000000" w:rsidRDefault="00000000" w:rsidRPr="00000000" w14:paraId="000009AB">
      <w:pPr>
        <w:numPr>
          <w:ilvl w:val="0"/>
          <w:numId w:val="53"/>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id del expediente</w:t>
        <w:br w:type="textWrapping"/>
      </w:r>
    </w:p>
    <w:p w:rsidR="00000000" w:rsidDel="00000000" w:rsidP="00000000" w:rsidRDefault="00000000" w:rsidRPr="00000000" w14:paraId="000009AC">
      <w:pPr>
        <w:numPr>
          <w:ilvl w:val="0"/>
          <w:numId w:val="53"/>
        </w:numPr>
        <w:spacing w:after="24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id del usuario</w:t>
        <w:br w:type="textWrapping"/>
      </w:r>
    </w:p>
    <w:p w:rsidR="00000000" w:rsidDel="00000000" w:rsidP="00000000" w:rsidRDefault="00000000" w:rsidRPr="00000000" w14:paraId="000009AD">
      <w:pPr>
        <w:rPr>
          <w:rFonts w:ascii="Arial" w:cs="Arial" w:eastAsia="Arial" w:hAnsi="Arial"/>
          <w:sz w:val="24"/>
          <w:szCs w:val="24"/>
        </w:rPr>
      </w:pPr>
      <w:bookmarkStart w:colFirst="0" w:colLast="0" w:name="_heading=h.hae3f78nw65e"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3"/>
        <w:keepNext w:val="0"/>
        <w:keepLines w:val="0"/>
        <w:spacing w:after="80" w:before="280" w:line="259" w:lineRule="auto"/>
        <w:rPr>
          <w:rFonts w:ascii="Arial" w:cs="Arial" w:eastAsia="Arial" w:hAnsi="Arial"/>
          <w:color w:val="000000"/>
          <w:sz w:val="26"/>
          <w:szCs w:val="26"/>
        </w:rPr>
      </w:pPr>
      <w:bookmarkStart w:colFirst="0" w:colLast="0" w:name="_heading=h.go8ich8hp88n" w:id="290"/>
      <w:bookmarkEnd w:id="290"/>
      <w:r w:rsidDel="00000000" w:rsidR="00000000" w:rsidRPr="00000000">
        <w:rPr>
          <w:rFonts w:ascii="Arial" w:cs="Arial" w:eastAsia="Arial" w:hAnsi="Arial"/>
          <w:color w:val="000000"/>
          <w:sz w:val="26"/>
          <w:szCs w:val="26"/>
          <w:rtl w:val="0"/>
        </w:rPr>
        <w:t xml:space="preserve">4. permitirCreaciónExpediente(usuario, expediente)</w:t>
      </w:r>
    </w:p>
    <w:p w:rsidR="00000000" w:rsidDel="00000000" w:rsidP="00000000" w:rsidRDefault="00000000" w:rsidRPr="00000000" w14:paraId="000009AF">
      <w:pPr>
        <w:spacing w:after="240" w:before="240" w:lineRule="auto"/>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Una vez registrado el pago, el sistema habilita la acción correspondiente:</w:t>
      </w:r>
    </w:p>
    <w:p w:rsidR="00000000" w:rsidDel="00000000" w:rsidP="00000000" w:rsidRDefault="00000000" w:rsidRPr="00000000" w14:paraId="000009B0">
      <w:pPr>
        <w:spacing w:after="240" w:before="240" w:lineRule="auto"/>
        <w:rPr>
          <w:rFonts w:ascii="Arial" w:cs="Arial" w:eastAsia="Arial" w:hAnsi="Arial"/>
          <w:sz w:val="24"/>
          <w:szCs w:val="24"/>
        </w:rPr>
      </w:pPr>
      <w:bookmarkStart w:colFirst="0" w:colLast="0" w:name="_heading=h.hae3f78nw65e" w:id="221"/>
      <w:bookmarkEnd w:id="221"/>
      <w:sdt>
        <w:sdtPr>
          <w:id w:val="-1023270718"/>
          <w:tag w:val="goog_rdk_78"/>
        </w:sdtPr>
        <w:sdtContent>
          <w:r w:rsidDel="00000000" w:rsidR="00000000" w:rsidRPr="00000000">
            <w:rPr>
              <w:rFonts w:ascii="Arial Unicode MS" w:cs="Arial Unicode MS" w:eastAsia="Arial Unicode MS" w:hAnsi="Arial Unicode MS"/>
              <w:sz w:val="24"/>
              <w:szCs w:val="24"/>
              <w:rtl w:val="0"/>
            </w:rPr>
            <w:t xml:space="preserve">✔ permitir crear el expediente</w:t>
            <w:br w:type="textWrapping"/>
            <w:t xml:space="preserve"> ✔ cambiar estado a “habilitado”</w:t>
            <w:br w:type="textWrapping"/>
            <w:t xml:space="preserve"> ✔ liberar un trámite</w:t>
            <w:br w:type="textWrapping"/>
            <w:t xml:space="preserve"> ✔ activar un botón en el frontend</w:t>
          </w:r>
        </w:sdtContent>
      </w:sdt>
    </w:p>
    <w:p w:rsidR="00000000" w:rsidDel="00000000" w:rsidP="00000000" w:rsidRDefault="00000000" w:rsidRPr="00000000" w14:paraId="000009B1">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wihvclz87b67" w:id="291"/>
      <w:bookmarkEnd w:id="291"/>
      <w:r w:rsidDel="00000000" w:rsidR="00000000" w:rsidRPr="00000000">
        <w:rPr>
          <w:rFonts w:ascii="Arial" w:cs="Arial" w:eastAsia="Arial" w:hAnsi="Arial"/>
          <w:b w:val="1"/>
          <w:bCs w:val="1"/>
          <w:color w:val="000000"/>
          <w:sz w:val="24"/>
          <w:szCs w:val="24"/>
          <w:rtl w:val="0"/>
        </w:rPr>
        <w:t xml:space="preserve">4.3  Generar comprobante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rFonts w:ascii="Arial" w:cs="Arial" w:eastAsia="Arial" w:hAnsi="Arial"/>
        </w:rPr>
      </w:pPr>
      <w:bookmarkStart w:colFirst="0" w:colLast="0" w:name="_heading=h.nivhn6f2qtle" w:id="292"/>
      <w:bookmarkEnd w:id="292"/>
      <w:r w:rsidDel="00000000" w:rsidR="00000000" w:rsidRPr="00000000">
        <w:rPr>
          <w:rFonts w:ascii="Arial" w:cs="Arial" w:eastAsia="Arial" w:hAnsi="Arial"/>
          <w:rtl w:val="0"/>
        </w:rPr>
        <w:t xml:space="preserve">Actor:Usuario           :InterfazSIGEDEX                :PagosController</w:t>
      </w:r>
    </w:p>
    <w:p w:rsidR="00000000" w:rsidDel="00000000" w:rsidP="00000000" w:rsidRDefault="00000000" w:rsidRPr="00000000" w14:paraId="000009B4">
      <w:pPr>
        <w:rPr>
          <w:rFonts w:ascii="Arial" w:cs="Arial" w:eastAsia="Arial" w:hAnsi="Arial"/>
        </w:rPr>
      </w:pPr>
      <w:bookmarkStart w:colFirst="0" w:colLast="0" w:name="_heading=h.nivhn6f2qtle" w:id="292"/>
      <w:bookmarkEnd w:id="292"/>
      <w:r w:rsidDel="00000000" w:rsidR="00000000" w:rsidRPr="00000000">
        <w:rPr>
          <w:rtl w:val="0"/>
        </w:rPr>
      </w:r>
    </w:p>
    <w:p w:rsidR="00000000" w:rsidDel="00000000" w:rsidP="00000000" w:rsidRDefault="00000000" w:rsidRPr="00000000" w14:paraId="000009B5">
      <w:pPr>
        <w:rPr>
          <w:rFonts w:ascii="Arial" w:cs="Arial" w:eastAsia="Arial" w:hAnsi="Arial"/>
        </w:rPr>
      </w:pPr>
      <w:bookmarkStart w:colFirst="0" w:colLast="0" w:name="_heading=h.nivhn6f2qtle" w:id="292"/>
      <w:bookmarkEnd w:id="292"/>
      <w:r w:rsidDel="00000000" w:rsidR="00000000" w:rsidRPr="00000000">
        <w:rPr>
          <w:rFonts w:ascii="Arial" w:cs="Arial" w:eastAsia="Arial" w:hAnsi="Arial"/>
          <w:rtl w:val="0"/>
        </w:rPr>
        <w:t xml:space="preserve">1. clickDescargar() —------&gt;|</w:t>
      </w:r>
    </w:p>
    <w:p w:rsidR="00000000" w:rsidDel="00000000" w:rsidP="00000000" w:rsidRDefault="00000000" w:rsidRPr="00000000" w14:paraId="000009B6">
      <w:pPr>
        <w:rPr>
          <w:rFonts w:ascii="Arial" w:cs="Arial" w:eastAsia="Arial" w:hAnsi="Arial"/>
        </w:rPr>
      </w:pPr>
      <w:bookmarkStart w:colFirst="0" w:colLast="0" w:name="_heading=h.nivhn6f2qtle" w:id="292"/>
      <w:bookmarkEnd w:id="292"/>
      <w:r w:rsidDel="00000000" w:rsidR="00000000" w:rsidRPr="00000000">
        <w:rPr>
          <w:rFonts w:ascii="Arial" w:cs="Arial" w:eastAsia="Arial" w:hAnsi="Arial"/>
          <w:rtl w:val="0"/>
        </w:rPr>
        <w:t xml:space="preserve">                 </w:t>
        <w:tab/>
        <w:tab/>
        <w:t xml:space="preserve">         |--- 2. solicitarComprobante() ---&gt;|</w:t>
      </w:r>
    </w:p>
    <w:p w:rsidR="00000000" w:rsidDel="00000000" w:rsidP="00000000" w:rsidRDefault="00000000" w:rsidRPr="00000000" w14:paraId="000009B7">
      <w:pPr>
        <w:rPr>
          <w:rFonts w:ascii="Arial" w:cs="Arial" w:eastAsia="Arial" w:hAnsi="Arial"/>
        </w:rPr>
      </w:pPr>
      <w:bookmarkStart w:colFirst="0" w:colLast="0" w:name="_heading=h.nivhn6f2qtle" w:id="292"/>
      <w:bookmarkEnd w:id="292"/>
      <w:r w:rsidDel="00000000" w:rsidR="00000000" w:rsidRPr="00000000">
        <w:rPr>
          <w:rFonts w:ascii="Arial" w:cs="Arial" w:eastAsia="Arial" w:hAnsi="Arial"/>
          <w:rtl w:val="0"/>
        </w:rPr>
        <w:t xml:space="preserve">                                          </w:t>
        <w:tab/>
        <w:tab/>
        <w:tab/>
        <w:t xml:space="preserve">             </w:t>
        <w:tab/>
        <w:t xml:space="preserve">   |--- 3. generarPDF()</w:t>
      </w:r>
    </w:p>
    <w:p w:rsidR="00000000" w:rsidDel="00000000" w:rsidP="00000000" w:rsidRDefault="00000000" w:rsidRPr="00000000" w14:paraId="000009B8">
      <w:pPr>
        <w:rPr>
          <w:rFonts w:ascii="Arial" w:cs="Arial" w:eastAsia="Arial" w:hAnsi="Arial"/>
        </w:rPr>
      </w:pPr>
      <w:bookmarkStart w:colFirst="0" w:colLast="0" w:name="_heading=h.nivhn6f2qtle" w:id="292"/>
      <w:bookmarkEnd w:id="292"/>
      <w:r w:rsidDel="00000000" w:rsidR="00000000" w:rsidRPr="00000000">
        <w:rPr>
          <w:rFonts w:ascii="Arial" w:cs="Arial" w:eastAsia="Arial" w:hAnsi="Arial"/>
          <w:rtl w:val="0"/>
        </w:rPr>
        <w:t xml:space="preserve">                                                       </w:t>
        <w:tab/>
        <w:tab/>
        <w:tab/>
        <w:t xml:space="preserve"> </w:t>
        <w:tab/>
        <w:t xml:space="preserve">   |&lt;-- 4. comprobante(PDF)</w:t>
      </w:r>
    </w:p>
    <w:p w:rsidR="00000000" w:rsidDel="00000000" w:rsidP="00000000" w:rsidRDefault="00000000" w:rsidRPr="00000000" w14:paraId="000009B9">
      <w:pPr>
        <w:rPr>
          <w:rFonts w:ascii="Arial" w:cs="Arial" w:eastAsia="Arial" w:hAnsi="Arial"/>
        </w:rPr>
      </w:pPr>
      <w:bookmarkStart w:colFirst="0" w:colLast="0" w:name="_heading=h.nivhn6f2qtle" w:id="292"/>
      <w:bookmarkEnd w:id="292"/>
      <w:r w:rsidDel="00000000" w:rsidR="00000000" w:rsidRPr="00000000">
        <w:rPr>
          <w:rFonts w:ascii="Arial" w:cs="Arial" w:eastAsia="Arial" w:hAnsi="Arial"/>
          <w:rtl w:val="0"/>
        </w:rPr>
        <w:t xml:space="preserve">5. descargarPDF() &lt;----------|</w:t>
      </w:r>
      <w:r w:rsidDel="00000000" w:rsidR="00000000" w:rsidRPr="00000000">
        <w:rPr>
          <w:rtl w:val="0"/>
        </w:rPr>
      </w:r>
    </w:p>
    <w:p w:rsidR="00000000" w:rsidDel="00000000" w:rsidP="00000000" w:rsidRDefault="00000000" w:rsidRPr="00000000" w14:paraId="000009BA">
      <w:pPr>
        <w:rPr>
          <w:rFonts w:ascii="Arial" w:cs="Arial" w:eastAsia="Arial" w:hAnsi="Arial"/>
        </w:rPr>
      </w:pPr>
      <w:bookmarkStart w:colFirst="0" w:colLast="0" w:name="_heading=h.nivhn6f2qtle" w:id="292"/>
      <w:bookmarkEnd w:id="292"/>
      <w:r w:rsidDel="00000000" w:rsidR="00000000" w:rsidRPr="00000000">
        <w:rPr>
          <w:rtl w:val="0"/>
        </w:rPr>
      </w:r>
    </w:p>
    <w:p w:rsidR="00000000" w:rsidDel="00000000" w:rsidP="00000000" w:rsidRDefault="00000000" w:rsidRPr="00000000" w14:paraId="000009BB">
      <w:pPr>
        <w:spacing w:after="240" w:before="240" w:lineRule="auto"/>
        <w:rPr>
          <w:rFonts w:ascii="Arial" w:cs="Arial" w:eastAsia="Arial" w:hAnsi="Arial"/>
          <w:sz w:val="24"/>
          <w:szCs w:val="24"/>
        </w:rPr>
      </w:pPr>
      <w:bookmarkStart w:colFirst="0" w:colLast="0" w:name="_heading=h.ankrrj9m02ad" w:id="293"/>
      <w:bookmarkEnd w:id="293"/>
      <w:r w:rsidDel="00000000" w:rsidR="00000000" w:rsidRPr="00000000">
        <w:rPr>
          <w:rFonts w:ascii="Arial" w:cs="Arial" w:eastAsia="Arial" w:hAnsi="Arial"/>
          <w:sz w:val="24"/>
          <w:szCs w:val="24"/>
          <w:rtl w:val="0"/>
        </w:rPr>
        <w:t xml:space="preserve">Flujo</w:t>
      </w:r>
    </w:p>
    <w:p w:rsidR="00000000" w:rsidDel="00000000" w:rsidP="00000000" w:rsidRDefault="00000000" w:rsidRPr="00000000" w14:paraId="000009BC">
      <w:pPr>
        <w:numPr>
          <w:ilvl w:val="0"/>
          <w:numId w:val="61"/>
        </w:numPr>
        <w:spacing w:after="0" w:afterAutospacing="0" w:before="240" w:lineRule="auto"/>
        <w:ind w:left="720" w:hanging="360"/>
        <w:rPr>
          <w:rFonts w:ascii="Arial" w:cs="Arial" w:eastAsia="Arial" w:hAnsi="Arial"/>
          <w:sz w:val="24"/>
          <w:szCs w:val="24"/>
        </w:rPr>
      </w:pPr>
      <w:bookmarkStart w:colFirst="0" w:colLast="0" w:name="_heading=h.ankrrj9m02ad" w:id="293"/>
      <w:bookmarkEnd w:id="293"/>
      <w:r w:rsidDel="00000000" w:rsidR="00000000" w:rsidRPr="00000000">
        <w:rPr>
          <w:rFonts w:ascii="Arial" w:cs="Arial" w:eastAsia="Arial" w:hAnsi="Arial"/>
          <w:sz w:val="24"/>
          <w:szCs w:val="24"/>
          <w:rtl w:val="0"/>
        </w:rPr>
        <w:t xml:space="preserve">El usuario quiere el comprobante.</w:t>
        <w:br w:type="textWrapping"/>
      </w:r>
    </w:p>
    <w:p w:rsidR="00000000" w:rsidDel="00000000" w:rsidP="00000000" w:rsidRDefault="00000000" w:rsidRPr="00000000" w14:paraId="000009BD">
      <w:pPr>
        <w:numPr>
          <w:ilvl w:val="0"/>
          <w:numId w:val="61"/>
        </w:numPr>
        <w:spacing w:after="0" w:afterAutospacing="0" w:before="0" w:beforeAutospacing="0" w:lineRule="auto"/>
        <w:ind w:left="720" w:hanging="360"/>
        <w:rPr>
          <w:rFonts w:ascii="Arial" w:cs="Arial" w:eastAsia="Arial" w:hAnsi="Arial"/>
          <w:sz w:val="24"/>
          <w:szCs w:val="24"/>
        </w:rPr>
      </w:pPr>
      <w:bookmarkStart w:colFirst="0" w:colLast="0" w:name="_heading=h.ankrrj9m02ad" w:id="293"/>
      <w:bookmarkEnd w:id="293"/>
      <w:r w:rsidDel="00000000" w:rsidR="00000000" w:rsidRPr="00000000">
        <w:rPr>
          <w:rFonts w:ascii="Arial" w:cs="Arial" w:eastAsia="Arial" w:hAnsi="Arial"/>
          <w:sz w:val="24"/>
          <w:szCs w:val="24"/>
          <w:rtl w:val="0"/>
        </w:rPr>
        <w:t xml:space="preserve">El backend genera o recupera el PDF.</w:t>
        <w:br w:type="textWrapping"/>
      </w:r>
    </w:p>
    <w:p w:rsidR="00000000" w:rsidDel="00000000" w:rsidP="00000000" w:rsidRDefault="00000000" w:rsidRPr="00000000" w14:paraId="000009BE">
      <w:pPr>
        <w:numPr>
          <w:ilvl w:val="0"/>
          <w:numId w:val="61"/>
        </w:numPr>
        <w:spacing w:after="240" w:before="0" w:beforeAutospacing="0" w:lineRule="auto"/>
        <w:ind w:left="720" w:hanging="360"/>
        <w:rPr>
          <w:rFonts w:ascii="Arial" w:cs="Arial" w:eastAsia="Arial" w:hAnsi="Arial"/>
          <w:sz w:val="24"/>
          <w:szCs w:val="24"/>
        </w:rPr>
      </w:pPr>
      <w:bookmarkStart w:colFirst="0" w:colLast="0" w:name="_heading=h.ankrrj9m02ad" w:id="293"/>
      <w:bookmarkEnd w:id="293"/>
      <w:r w:rsidDel="00000000" w:rsidR="00000000" w:rsidRPr="00000000">
        <w:rPr>
          <w:rFonts w:ascii="Arial" w:cs="Arial" w:eastAsia="Arial" w:hAnsi="Arial"/>
          <w:sz w:val="24"/>
          <w:szCs w:val="24"/>
          <w:rtl w:val="0"/>
        </w:rPr>
        <w:t xml:space="preserve">El frontend lo descarga.</w:t>
      </w:r>
    </w:p>
    <w:p w:rsidR="00000000" w:rsidDel="00000000" w:rsidP="00000000" w:rsidRDefault="00000000" w:rsidRPr="00000000" w14:paraId="000009BF">
      <w:pPr>
        <w:pStyle w:val="Heading1"/>
        <w:keepNext w:val="0"/>
        <w:keepLines w:val="0"/>
        <w:spacing w:after="120" w:before="480" w:line="259" w:lineRule="auto"/>
        <w:rPr>
          <w:rFonts w:ascii="Arial" w:cs="Arial" w:eastAsia="Arial" w:hAnsi="Arial"/>
          <w:sz w:val="24"/>
          <w:szCs w:val="24"/>
        </w:rPr>
      </w:pPr>
      <w:bookmarkStart w:colFirst="0" w:colLast="0" w:name="_heading=h.6ttmc24lwkfr" w:id="294"/>
      <w:bookmarkEnd w:id="294"/>
      <w:r w:rsidDel="00000000" w:rsidR="00000000" w:rsidRPr="00000000">
        <w:rPr>
          <w:rFonts w:ascii="Arial" w:cs="Arial" w:eastAsia="Arial" w:hAnsi="Arial"/>
          <w:b w:val="1"/>
          <w:bCs w:val="1"/>
          <w:color w:val="000000"/>
          <w:sz w:val="24"/>
          <w:szCs w:val="24"/>
          <w:rtl w:val="0"/>
        </w:rPr>
        <w:t xml:space="preserve"> 5. CONSULTA</w:t>
      </w:r>
      <w:r w:rsidDel="00000000" w:rsidR="00000000" w:rsidRPr="00000000">
        <w:rPr>
          <w:rtl w:val="0"/>
        </w:rPr>
      </w:r>
    </w:p>
    <w:p w:rsidR="00000000" w:rsidDel="00000000" w:rsidP="00000000" w:rsidRDefault="00000000" w:rsidRPr="00000000" w14:paraId="000009C0">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m5g5q3clpshs" w:id="295"/>
      <w:bookmarkEnd w:id="295"/>
      <w:r w:rsidDel="00000000" w:rsidR="00000000" w:rsidRPr="00000000">
        <w:rPr>
          <w:rFonts w:ascii="Arial" w:cs="Arial" w:eastAsia="Arial" w:hAnsi="Arial"/>
          <w:b w:val="1"/>
          <w:bCs w:val="1"/>
          <w:color w:val="000000"/>
          <w:sz w:val="24"/>
          <w:szCs w:val="24"/>
          <w:rtl w:val="0"/>
        </w:rPr>
        <w:t xml:space="preserve">5.1  Ver listado de expedientes</w:t>
      </w:r>
    </w:p>
    <w:p w:rsidR="00000000" w:rsidDel="00000000" w:rsidP="00000000" w:rsidRDefault="00000000" w:rsidRPr="00000000" w14:paraId="000009C1">
      <w:pPr>
        <w:rPr>
          <w:rFonts w:ascii="Arial" w:cs="Arial" w:eastAsia="Arial" w:hAnsi="Arial"/>
        </w:rPr>
      </w:pPr>
      <w:bookmarkStart w:colFirst="0" w:colLast="0" w:name="_heading=h.qacrnq1qaehv" w:id="296"/>
      <w:bookmarkEnd w:id="296"/>
      <w:r w:rsidDel="00000000" w:rsidR="00000000" w:rsidRPr="00000000">
        <w:rPr>
          <w:rtl w:val="0"/>
        </w:rPr>
      </w:r>
    </w:p>
    <w:p w:rsidR="00000000" w:rsidDel="00000000" w:rsidP="00000000" w:rsidRDefault="00000000" w:rsidRPr="00000000" w14:paraId="000009C2">
      <w:pPr>
        <w:rPr>
          <w:rFonts w:ascii="Arial" w:cs="Arial" w:eastAsia="Arial" w:hAnsi="Arial"/>
        </w:rPr>
      </w:pPr>
      <w:bookmarkStart w:colFirst="0" w:colLast="0" w:name="_heading=h.cs5mfj45rrgl" w:id="297"/>
      <w:bookmarkEnd w:id="297"/>
      <w:r w:rsidDel="00000000" w:rsidR="00000000" w:rsidRPr="00000000">
        <w:rPr>
          <w:rFonts w:ascii="Arial" w:cs="Arial" w:eastAsia="Arial" w:hAnsi="Arial"/>
          <w:rtl w:val="0"/>
        </w:rPr>
        <w:t xml:space="preserve">Actor:Usuario           :InterfazSIGEDEX                     :ExpedientesController</w:t>
      </w:r>
    </w:p>
    <w:p w:rsidR="00000000" w:rsidDel="00000000" w:rsidP="00000000" w:rsidRDefault="00000000" w:rsidRPr="00000000" w14:paraId="000009C3">
      <w:pPr>
        <w:rPr>
          <w:rFonts w:ascii="Arial" w:cs="Arial" w:eastAsia="Arial" w:hAnsi="Arial"/>
        </w:rPr>
      </w:pPr>
      <w:bookmarkStart w:colFirst="0" w:colLast="0" w:name="_heading=h.cs5mfj45rrgl" w:id="297"/>
      <w:bookmarkEnd w:id="297"/>
      <w:r w:rsidDel="00000000" w:rsidR="00000000" w:rsidRPr="00000000">
        <w:rPr>
          <w:rtl w:val="0"/>
        </w:rPr>
      </w:r>
    </w:p>
    <w:p w:rsidR="00000000" w:rsidDel="00000000" w:rsidP="00000000" w:rsidRDefault="00000000" w:rsidRPr="00000000" w14:paraId="000009C4">
      <w:pPr>
        <w:rPr>
          <w:rFonts w:ascii="Arial" w:cs="Arial" w:eastAsia="Arial" w:hAnsi="Arial"/>
        </w:rPr>
      </w:pPr>
      <w:bookmarkStart w:colFirst="0" w:colLast="0" w:name="_heading=h.cs5mfj45rrgl" w:id="297"/>
      <w:bookmarkEnd w:id="297"/>
      <w:r w:rsidDel="00000000" w:rsidR="00000000" w:rsidRPr="00000000">
        <w:rPr>
          <w:rFonts w:ascii="Arial" w:cs="Arial" w:eastAsia="Arial" w:hAnsi="Arial"/>
          <w:rtl w:val="0"/>
        </w:rPr>
        <w:t xml:space="preserve">1. abrirMisExpedientes()  — -&gt;|</w:t>
      </w:r>
    </w:p>
    <w:p w:rsidR="00000000" w:rsidDel="00000000" w:rsidP="00000000" w:rsidRDefault="00000000" w:rsidRPr="00000000" w14:paraId="000009C5">
      <w:pPr>
        <w:rPr>
          <w:rFonts w:ascii="Arial" w:cs="Arial" w:eastAsia="Arial" w:hAnsi="Arial"/>
        </w:rPr>
      </w:pPr>
      <w:bookmarkStart w:colFirst="0" w:colLast="0" w:name="_heading=h.cs5mfj45rrgl" w:id="297"/>
      <w:bookmarkEnd w:id="297"/>
      <w:r w:rsidDel="00000000" w:rsidR="00000000" w:rsidRPr="00000000">
        <w:rPr>
          <w:rFonts w:ascii="Arial" w:cs="Arial" w:eastAsia="Arial" w:hAnsi="Arial"/>
          <w:rtl w:val="0"/>
        </w:rPr>
        <w:t xml:space="preserve">                                                 |--------- 2. solicitarLista() -----&gt;|</w:t>
      </w:r>
    </w:p>
    <w:p w:rsidR="00000000" w:rsidDel="00000000" w:rsidP="00000000" w:rsidRDefault="00000000" w:rsidRPr="00000000" w14:paraId="000009C6">
      <w:pPr>
        <w:rPr>
          <w:rFonts w:ascii="Arial" w:cs="Arial" w:eastAsia="Arial" w:hAnsi="Arial"/>
        </w:rPr>
      </w:pPr>
      <w:bookmarkStart w:colFirst="0" w:colLast="0" w:name="_heading=h.cs5mfj45rrgl" w:id="297"/>
      <w:bookmarkEnd w:id="297"/>
      <w:r w:rsidDel="00000000" w:rsidR="00000000" w:rsidRPr="00000000">
        <w:rPr>
          <w:rFonts w:ascii="Arial" w:cs="Arial" w:eastAsia="Arial" w:hAnsi="Arial"/>
          <w:rtl w:val="0"/>
        </w:rPr>
        <w:t xml:space="preserve">                                                                                          |--- 3. SELECT * FROM expedientes</w:t>
      </w:r>
    </w:p>
    <w:p w:rsidR="00000000" w:rsidDel="00000000" w:rsidP="00000000" w:rsidRDefault="00000000" w:rsidRPr="00000000" w14:paraId="000009C7">
      <w:pPr>
        <w:rPr>
          <w:rFonts w:ascii="Arial" w:cs="Arial" w:eastAsia="Arial" w:hAnsi="Arial"/>
        </w:rPr>
      </w:pPr>
      <w:bookmarkStart w:colFirst="0" w:colLast="0" w:name="_heading=h.cs5mfj45rrgl" w:id="297"/>
      <w:bookmarkEnd w:id="297"/>
      <w:r w:rsidDel="00000000" w:rsidR="00000000" w:rsidRPr="00000000">
        <w:rPr>
          <w:rFonts w:ascii="Arial" w:cs="Arial" w:eastAsia="Arial" w:hAnsi="Arial"/>
          <w:rtl w:val="0"/>
        </w:rPr>
        <w:t xml:space="preserve">                                                                                          |&lt;-- 4. lista</w:t>
      </w:r>
    </w:p>
    <w:p w:rsidR="00000000" w:rsidDel="00000000" w:rsidP="00000000" w:rsidRDefault="00000000" w:rsidRPr="00000000" w14:paraId="000009C8">
      <w:pPr>
        <w:rPr>
          <w:rFonts w:ascii="Arial" w:cs="Arial" w:eastAsia="Arial" w:hAnsi="Arial"/>
        </w:rPr>
      </w:pPr>
      <w:bookmarkStart w:colFirst="0" w:colLast="0" w:name="_heading=h.cs5mfj45rrgl" w:id="297"/>
      <w:bookmarkEnd w:id="297"/>
      <w:r w:rsidDel="00000000" w:rsidR="00000000" w:rsidRPr="00000000">
        <w:rPr>
          <w:rFonts w:ascii="Arial" w:cs="Arial" w:eastAsia="Arial" w:hAnsi="Arial"/>
          <w:rtl w:val="0"/>
        </w:rPr>
        <w:t xml:space="preserve">5. mostrarLista() &lt;------------------|</w:t>
      </w:r>
    </w:p>
    <w:p w:rsidR="00000000" w:rsidDel="00000000" w:rsidP="00000000" w:rsidRDefault="00000000" w:rsidRPr="00000000" w14:paraId="000009C9">
      <w:pPr>
        <w:pStyle w:val="Heading2"/>
        <w:keepNext w:val="0"/>
        <w:keepLines w:val="0"/>
        <w:spacing w:after="240" w:before="240" w:line="259" w:lineRule="auto"/>
        <w:rPr>
          <w:rFonts w:ascii="Arial" w:cs="Arial" w:eastAsia="Arial" w:hAnsi="Arial"/>
          <w:color w:val="000000"/>
          <w:sz w:val="24"/>
          <w:szCs w:val="24"/>
        </w:rPr>
      </w:pPr>
      <w:bookmarkStart w:colFirst="0" w:colLast="0" w:name="_heading=h.q58hdw4bocwi" w:id="298"/>
      <w:bookmarkEnd w:id="298"/>
      <w:r w:rsidDel="00000000" w:rsidR="00000000" w:rsidRPr="00000000">
        <w:rPr>
          <w:rFonts w:ascii="Arial" w:cs="Arial" w:eastAsia="Arial" w:hAnsi="Arial"/>
          <w:color w:val="000000"/>
          <w:sz w:val="24"/>
          <w:szCs w:val="24"/>
          <w:rtl w:val="0"/>
        </w:rPr>
        <w:t xml:space="preserve">Flujo</w:t>
      </w:r>
    </w:p>
    <w:p w:rsidR="00000000" w:rsidDel="00000000" w:rsidP="00000000" w:rsidRDefault="00000000" w:rsidRPr="00000000" w14:paraId="000009CA">
      <w:pPr>
        <w:pStyle w:val="Heading2"/>
        <w:keepNext w:val="0"/>
        <w:keepLines w:val="0"/>
        <w:spacing w:after="240" w:before="240" w:line="259" w:lineRule="auto"/>
        <w:ind w:left="0" w:firstLine="720"/>
        <w:rPr>
          <w:rFonts w:ascii="Arial" w:cs="Arial" w:eastAsia="Arial" w:hAnsi="Arial"/>
          <w:color w:val="000000"/>
          <w:sz w:val="24"/>
          <w:szCs w:val="24"/>
        </w:rPr>
      </w:pPr>
      <w:bookmarkStart w:colFirst="0" w:colLast="0" w:name="_heading=h.q58hdw4bocwi" w:id="298"/>
      <w:bookmarkEnd w:id="298"/>
      <w:r w:rsidDel="00000000" w:rsidR="00000000" w:rsidRPr="00000000">
        <w:rPr>
          <w:rFonts w:ascii="Arial" w:cs="Arial" w:eastAsia="Arial" w:hAnsi="Arial"/>
          <w:color w:val="000000"/>
          <w:sz w:val="24"/>
          <w:szCs w:val="24"/>
          <w:rtl w:val="0"/>
        </w:rPr>
        <w:t xml:space="preserve">El usuario abre “Mis expedientes”.</w:t>
        <w:br w:type="textWrapping"/>
        <w:tab/>
        <w:t xml:space="preserve">El frontend pide la lista al backend.</w:t>
        <w:br w:type="textWrapping"/>
        <w:tab/>
        <w:t xml:space="preserve">El backend filtra por permisos.</w:t>
        <w:br w:type="textWrapping"/>
        <w:tab/>
        <w:t xml:space="preserve">Devuelve la lista.</w:t>
        <w:br w:type="textWrapping"/>
        <w:tab/>
        <w:t xml:space="preserve">El frontend la muestra.</w:t>
      </w:r>
    </w:p>
    <w:p w:rsidR="00000000" w:rsidDel="00000000" w:rsidP="00000000" w:rsidRDefault="00000000" w:rsidRPr="00000000" w14:paraId="000009CB">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ylt16woy28p7" w:id="299"/>
      <w:bookmarkEnd w:id="299"/>
      <w:r w:rsidDel="00000000" w:rsidR="00000000" w:rsidRPr="00000000">
        <w:rPr>
          <w:rFonts w:ascii="Arial" w:cs="Arial" w:eastAsia="Arial" w:hAnsi="Arial"/>
          <w:b w:val="1"/>
          <w:bCs w:val="1"/>
          <w:color w:val="000000"/>
          <w:sz w:val="24"/>
          <w:szCs w:val="24"/>
          <w:rtl w:val="0"/>
        </w:rPr>
        <w:t xml:space="preserve">5.2  Ver detalle del expediente</w:t>
      </w:r>
    </w:p>
    <w:p w:rsidR="00000000" w:rsidDel="00000000" w:rsidP="00000000" w:rsidRDefault="00000000" w:rsidRPr="00000000" w14:paraId="000009CC">
      <w:pPr>
        <w:rPr>
          <w:rFonts w:ascii="Arial" w:cs="Arial" w:eastAsia="Arial" w:hAnsi="Arial"/>
          <w:sz w:val="18"/>
          <w:szCs w:val="18"/>
        </w:rPr>
      </w:pPr>
      <w:bookmarkStart w:colFirst="0" w:colLast="0" w:name="_heading=h.kw247gpaar7b" w:id="300"/>
      <w:bookmarkEnd w:id="300"/>
      <w:r w:rsidDel="00000000" w:rsidR="00000000" w:rsidRPr="00000000">
        <w:rPr>
          <w:rtl w:val="0"/>
        </w:rPr>
      </w:r>
    </w:p>
    <w:p w:rsidR="00000000" w:rsidDel="00000000" w:rsidP="00000000" w:rsidRDefault="00000000" w:rsidRPr="00000000" w14:paraId="000009CD">
      <w:pPr>
        <w:rPr>
          <w:rFonts w:ascii="Arial" w:cs="Arial" w:eastAsia="Arial" w:hAnsi="Arial"/>
          <w:sz w:val="24"/>
          <w:szCs w:val="24"/>
        </w:rPr>
      </w:pPr>
      <w:bookmarkStart w:colFirst="0" w:colLast="0" w:name="_heading=h.mj6tblxr9hff" w:id="301"/>
      <w:bookmarkEnd w:id="301"/>
      <w:r w:rsidDel="00000000" w:rsidR="00000000" w:rsidRPr="00000000">
        <w:rPr>
          <w:rFonts w:ascii="Arial" w:cs="Arial" w:eastAsia="Arial" w:hAnsi="Arial"/>
          <w:sz w:val="24"/>
          <w:szCs w:val="24"/>
          <w:rtl w:val="0"/>
        </w:rPr>
        <w:t xml:space="preserve">Actor:Usuario           :InterfazSIGEDEX             :ExpedientesController</w:t>
      </w:r>
    </w:p>
    <w:p w:rsidR="00000000" w:rsidDel="00000000" w:rsidP="00000000" w:rsidRDefault="00000000" w:rsidRPr="00000000" w14:paraId="000009CE">
      <w:pPr>
        <w:rPr>
          <w:rFonts w:ascii="Arial" w:cs="Arial" w:eastAsia="Arial" w:hAnsi="Arial"/>
          <w:sz w:val="24"/>
          <w:szCs w:val="24"/>
        </w:rPr>
      </w:pPr>
      <w:bookmarkStart w:colFirst="0" w:colLast="0" w:name="_heading=h.mj6tblxr9hff" w:id="301"/>
      <w:bookmarkEnd w:id="301"/>
      <w:r w:rsidDel="00000000" w:rsidR="00000000" w:rsidRPr="00000000">
        <w:rPr>
          <w:rtl w:val="0"/>
        </w:rPr>
      </w:r>
    </w:p>
    <w:p w:rsidR="00000000" w:rsidDel="00000000" w:rsidP="00000000" w:rsidRDefault="00000000" w:rsidRPr="00000000" w14:paraId="000009CF">
      <w:pPr>
        <w:rPr>
          <w:rFonts w:ascii="Arial" w:cs="Arial" w:eastAsia="Arial" w:hAnsi="Arial"/>
          <w:sz w:val="24"/>
          <w:szCs w:val="24"/>
        </w:rPr>
      </w:pPr>
      <w:bookmarkStart w:colFirst="0" w:colLast="0" w:name="_heading=h.mj6tblxr9hff" w:id="301"/>
      <w:bookmarkEnd w:id="301"/>
      <w:r w:rsidDel="00000000" w:rsidR="00000000" w:rsidRPr="00000000">
        <w:rPr>
          <w:rFonts w:ascii="Arial" w:cs="Arial" w:eastAsia="Arial" w:hAnsi="Arial"/>
          <w:sz w:val="24"/>
          <w:szCs w:val="24"/>
          <w:rtl w:val="0"/>
        </w:rPr>
        <w:t xml:space="preserve">1. seleccionarExpediente() --&gt;|</w:t>
      </w:r>
    </w:p>
    <w:p w:rsidR="00000000" w:rsidDel="00000000" w:rsidP="00000000" w:rsidRDefault="00000000" w:rsidRPr="00000000" w14:paraId="000009D0">
      <w:pPr>
        <w:rPr>
          <w:rFonts w:ascii="Arial" w:cs="Arial" w:eastAsia="Arial" w:hAnsi="Arial"/>
          <w:sz w:val="24"/>
          <w:szCs w:val="24"/>
        </w:rPr>
      </w:pPr>
      <w:bookmarkStart w:colFirst="0" w:colLast="0" w:name="_heading=h.mj6tblxr9hff" w:id="301"/>
      <w:bookmarkEnd w:id="301"/>
      <w:r w:rsidDel="00000000" w:rsidR="00000000" w:rsidRPr="00000000">
        <w:rPr>
          <w:rFonts w:ascii="Arial" w:cs="Arial" w:eastAsia="Arial" w:hAnsi="Arial"/>
          <w:sz w:val="24"/>
          <w:szCs w:val="24"/>
          <w:rtl w:val="0"/>
        </w:rPr>
        <w:t xml:space="preserve">                           </w:t>
        <w:tab/>
        <w:tab/>
        <w:t xml:space="preserve">     |--- 2. solicitarDetalle() --&gt;|</w:t>
      </w:r>
    </w:p>
    <w:p w:rsidR="00000000" w:rsidDel="00000000" w:rsidP="00000000" w:rsidRDefault="00000000" w:rsidRPr="00000000" w14:paraId="000009D1">
      <w:pPr>
        <w:rPr>
          <w:rFonts w:ascii="Arial" w:cs="Arial" w:eastAsia="Arial" w:hAnsi="Arial"/>
          <w:sz w:val="24"/>
          <w:szCs w:val="24"/>
        </w:rPr>
      </w:pPr>
      <w:bookmarkStart w:colFirst="0" w:colLast="0" w:name="_heading=h.mj6tblxr9hff" w:id="301"/>
      <w:bookmarkEnd w:id="301"/>
      <w:r w:rsidDel="00000000" w:rsidR="00000000" w:rsidRPr="00000000">
        <w:rPr>
          <w:rFonts w:ascii="Arial" w:cs="Arial" w:eastAsia="Arial" w:hAnsi="Arial"/>
          <w:sz w:val="24"/>
          <w:szCs w:val="24"/>
          <w:rtl w:val="0"/>
        </w:rPr>
        <w:t xml:space="preserve">                                                         </w:t>
        <w:tab/>
        <w:tab/>
        <w:t xml:space="preserve">  </w:t>
        <w:tab/>
        <w:t xml:space="preserve">   |--- 3. SELECT expediente</w:t>
      </w:r>
    </w:p>
    <w:p w:rsidR="00000000" w:rsidDel="00000000" w:rsidP="00000000" w:rsidRDefault="00000000" w:rsidRPr="00000000" w14:paraId="000009D2">
      <w:pPr>
        <w:rPr>
          <w:rFonts w:ascii="Arial" w:cs="Arial" w:eastAsia="Arial" w:hAnsi="Arial"/>
          <w:sz w:val="24"/>
          <w:szCs w:val="24"/>
        </w:rPr>
      </w:pPr>
      <w:bookmarkStart w:colFirst="0" w:colLast="0" w:name="_heading=h.mj6tblxr9hff" w:id="301"/>
      <w:bookmarkEnd w:id="301"/>
      <w:r w:rsidDel="00000000" w:rsidR="00000000" w:rsidRPr="00000000">
        <w:rPr>
          <w:rFonts w:ascii="Arial" w:cs="Arial" w:eastAsia="Arial" w:hAnsi="Arial"/>
          <w:sz w:val="24"/>
          <w:szCs w:val="24"/>
          <w:rtl w:val="0"/>
        </w:rPr>
        <w:t xml:space="preserve">                                                        </w:t>
        <w:tab/>
        <w:tab/>
        <w:t xml:space="preserve">  </w:t>
        <w:tab/>
        <w:t xml:space="preserve">   |--- 4. SELECT documentos</w:t>
      </w:r>
    </w:p>
    <w:p w:rsidR="00000000" w:rsidDel="00000000" w:rsidP="00000000" w:rsidRDefault="00000000" w:rsidRPr="00000000" w14:paraId="000009D3">
      <w:pPr>
        <w:rPr>
          <w:rFonts w:ascii="Arial" w:cs="Arial" w:eastAsia="Arial" w:hAnsi="Arial"/>
          <w:sz w:val="24"/>
          <w:szCs w:val="24"/>
        </w:rPr>
      </w:pPr>
      <w:bookmarkStart w:colFirst="0" w:colLast="0" w:name="_heading=h.mj6tblxr9hff" w:id="301"/>
      <w:bookmarkEnd w:id="301"/>
      <w:r w:rsidDel="00000000" w:rsidR="00000000" w:rsidRPr="00000000">
        <w:rPr>
          <w:rFonts w:ascii="Arial" w:cs="Arial" w:eastAsia="Arial" w:hAnsi="Arial"/>
          <w:sz w:val="24"/>
          <w:szCs w:val="24"/>
          <w:rtl w:val="0"/>
        </w:rPr>
        <w:t xml:space="preserve">                                                    </w:t>
        <w:tab/>
        <w:tab/>
        <w:tab/>
        <w:t xml:space="preserve">   </w:t>
        <w:tab/>
        <w:t xml:space="preserve">   |--- 5. SELECT historial</w:t>
      </w:r>
    </w:p>
    <w:p w:rsidR="00000000" w:rsidDel="00000000" w:rsidP="00000000" w:rsidRDefault="00000000" w:rsidRPr="00000000" w14:paraId="000009D4">
      <w:pPr>
        <w:rPr>
          <w:rFonts w:ascii="Arial" w:cs="Arial" w:eastAsia="Arial" w:hAnsi="Arial"/>
          <w:sz w:val="24"/>
          <w:szCs w:val="24"/>
        </w:rPr>
      </w:pPr>
      <w:bookmarkStart w:colFirst="0" w:colLast="0" w:name="_heading=h.mj6tblxr9hff" w:id="301"/>
      <w:bookmarkEnd w:id="301"/>
      <w:r w:rsidDel="00000000" w:rsidR="00000000" w:rsidRPr="00000000">
        <w:rPr>
          <w:rFonts w:ascii="Arial" w:cs="Arial" w:eastAsia="Arial" w:hAnsi="Arial"/>
          <w:sz w:val="24"/>
          <w:szCs w:val="24"/>
          <w:rtl w:val="0"/>
        </w:rPr>
        <w:t xml:space="preserve">                                                 |&lt;----------------------------------- 6. datos</w:t>
      </w:r>
    </w:p>
    <w:p w:rsidR="00000000" w:rsidDel="00000000" w:rsidP="00000000" w:rsidRDefault="00000000" w:rsidRPr="00000000" w14:paraId="000009D5">
      <w:pPr>
        <w:rPr>
          <w:rFonts w:ascii="Arial" w:cs="Arial" w:eastAsia="Arial" w:hAnsi="Arial"/>
          <w:sz w:val="24"/>
          <w:szCs w:val="24"/>
        </w:rPr>
      </w:pPr>
      <w:bookmarkStart w:colFirst="0" w:colLast="0" w:name="_heading=h.mj6tblxr9hff" w:id="301"/>
      <w:bookmarkEnd w:id="301"/>
      <w:r w:rsidDel="00000000" w:rsidR="00000000" w:rsidRPr="00000000">
        <w:rPr>
          <w:rFonts w:ascii="Arial" w:cs="Arial" w:eastAsia="Arial" w:hAnsi="Arial"/>
          <w:sz w:val="24"/>
          <w:szCs w:val="24"/>
          <w:rtl w:val="0"/>
        </w:rPr>
        <w:t xml:space="preserve">7. mostrarDetalle() &lt;-------------|</w:t>
      </w:r>
    </w:p>
    <w:p w:rsidR="00000000" w:rsidDel="00000000" w:rsidP="00000000" w:rsidRDefault="00000000" w:rsidRPr="00000000" w14:paraId="000009D6">
      <w:pPr>
        <w:rPr>
          <w:rFonts w:ascii="Arial" w:cs="Arial" w:eastAsia="Arial" w:hAnsi="Arial"/>
          <w:sz w:val="24"/>
          <w:szCs w:val="24"/>
        </w:rPr>
      </w:pPr>
      <w:bookmarkStart w:colFirst="0" w:colLast="0" w:name="_heading=h.mj6tblxr9hff" w:id="301"/>
      <w:bookmarkEnd w:id="301"/>
      <w:r w:rsidDel="00000000" w:rsidR="00000000" w:rsidRPr="00000000">
        <w:rPr>
          <w:rtl w:val="0"/>
        </w:rPr>
      </w:r>
    </w:p>
    <w:p w:rsidR="00000000" w:rsidDel="00000000" w:rsidP="00000000" w:rsidRDefault="00000000" w:rsidRPr="00000000" w14:paraId="000009D7">
      <w:pPr>
        <w:spacing w:after="240" w:before="240" w:lineRule="auto"/>
        <w:rPr>
          <w:rFonts w:ascii="Arial" w:cs="Arial" w:eastAsia="Arial" w:hAnsi="Arial"/>
          <w:b w:val="1"/>
          <w:bCs w:val="1"/>
          <w:sz w:val="24"/>
          <w:szCs w:val="24"/>
        </w:rPr>
      </w:pPr>
      <w:bookmarkStart w:colFirst="0" w:colLast="0" w:name="_heading=h.hae3f78nw65e" w:id="221"/>
      <w:bookmarkEnd w:id="221"/>
      <w:r w:rsidDel="00000000" w:rsidR="00000000" w:rsidRPr="00000000">
        <w:rPr>
          <w:rFonts w:ascii="Arial" w:cs="Arial" w:eastAsia="Arial" w:hAnsi="Arial"/>
          <w:b w:val="1"/>
          <w:bCs w:val="1"/>
          <w:sz w:val="24"/>
          <w:szCs w:val="24"/>
          <w:rtl w:val="0"/>
        </w:rPr>
        <w:t xml:space="preserve">Flujo</w:t>
      </w:r>
    </w:p>
    <w:p w:rsidR="00000000" w:rsidDel="00000000" w:rsidP="00000000" w:rsidRDefault="00000000" w:rsidRPr="00000000" w14:paraId="000009D8">
      <w:pPr>
        <w:numPr>
          <w:ilvl w:val="0"/>
          <w:numId w:val="102"/>
        </w:numPr>
        <w:spacing w:after="0" w:afterAutospacing="0" w:before="24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El usuario selecciona un expediente.</w:t>
        <w:br w:type="textWrapping"/>
      </w:r>
    </w:p>
    <w:p w:rsidR="00000000" w:rsidDel="00000000" w:rsidP="00000000" w:rsidRDefault="00000000" w:rsidRPr="00000000" w14:paraId="000009D9">
      <w:pPr>
        <w:numPr>
          <w:ilvl w:val="0"/>
          <w:numId w:val="10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El frontend pide los datos al backend.</w:t>
        <w:br w:type="textWrapping"/>
      </w:r>
    </w:p>
    <w:p w:rsidR="00000000" w:rsidDel="00000000" w:rsidP="00000000" w:rsidRDefault="00000000" w:rsidRPr="00000000" w14:paraId="000009DA">
      <w:pPr>
        <w:numPr>
          <w:ilvl w:val="0"/>
          <w:numId w:val="10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El backend obtiene expediente + documentos + historial.</w:t>
        <w:br w:type="textWrapping"/>
      </w:r>
    </w:p>
    <w:p w:rsidR="00000000" w:rsidDel="00000000" w:rsidP="00000000" w:rsidRDefault="00000000" w:rsidRPr="00000000" w14:paraId="000009DB">
      <w:pPr>
        <w:numPr>
          <w:ilvl w:val="0"/>
          <w:numId w:val="102"/>
        </w:numPr>
        <w:spacing w:after="0" w:afterAutospacing="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Devuelve toda la información.</w:t>
        <w:br w:type="textWrapping"/>
      </w:r>
    </w:p>
    <w:p w:rsidR="00000000" w:rsidDel="00000000" w:rsidP="00000000" w:rsidRDefault="00000000" w:rsidRPr="00000000" w14:paraId="000009DC">
      <w:pPr>
        <w:numPr>
          <w:ilvl w:val="0"/>
          <w:numId w:val="102"/>
        </w:numPr>
        <w:spacing w:after="240" w:before="0" w:beforeAutospacing="0" w:lineRule="auto"/>
        <w:ind w:left="720" w:hanging="360"/>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El frontend la muestra.</w:t>
      </w:r>
    </w:p>
    <w:p w:rsidR="00000000" w:rsidDel="00000000" w:rsidP="00000000" w:rsidRDefault="00000000" w:rsidRPr="00000000" w14:paraId="000009DD">
      <w:pPr>
        <w:rPr>
          <w:rFonts w:ascii="Arial" w:cs="Arial" w:eastAsia="Arial" w:hAnsi="Arial"/>
          <w:sz w:val="18"/>
          <w:szCs w:val="18"/>
        </w:rPr>
      </w:pPr>
      <w:bookmarkStart w:colFirst="0" w:colLast="0" w:name="_heading=h.hae3f78nw65e" w:id="221"/>
      <w:bookmarkEnd w:id="221"/>
      <w:r w:rsidDel="00000000" w:rsidR="00000000" w:rsidRPr="00000000">
        <w:rPr>
          <w:rtl w:val="0"/>
        </w:rPr>
      </w:r>
    </w:p>
    <w:p w:rsidR="00000000" w:rsidDel="00000000" w:rsidP="00000000" w:rsidRDefault="00000000" w:rsidRPr="00000000" w14:paraId="000009DE">
      <w:pPr>
        <w:pStyle w:val="Heading2"/>
        <w:keepNext w:val="0"/>
        <w:keepLines w:val="0"/>
        <w:spacing w:after="80" w:before="360" w:line="259" w:lineRule="auto"/>
        <w:rPr>
          <w:rFonts w:ascii="Arial" w:cs="Arial" w:eastAsia="Arial" w:hAnsi="Arial"/>
          <w:b w:val="1"/>
          <w:bCs w:val="1"/>
          <w:color w:val="000000"/>
          <w:sz w:val="24"/>
          <w:szCs w:val="24"/>
        </w:rPr>
      </w:pPr>
      <w:bookmarkStart w:colFirst="0" w:colLast="0" w:name="_heading=h.dkfuxrwf0884" w:id="302"/>
      <w:bookmarkEnd w:id="302"/>
      <w:r w:rsidDel="00000000" w:rsidR="00000000" w:rsidRPr="00000000">
        <w:rPr>
          <w:rFonts w:ascii="Arial" w:cs="Arial" w:eastAsia="Arial" w:hAnsi="Arial"/>
          <w:b w:val="1"/>
          <w:bCs w:val="1"/>
          <w:color w:val="000000"/>
          <w:sz w:val="24"/>
          <w:szCs w:val="24"/>
          <w:rtl w:val="0"/>
        </w:rPr>
        <w:t xml:space="preserve">5.3  Ver historial del expediente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Actor:Usuario           :InterfazSIGEDEX             :ExpedientesController</w:t>
      </w:r>
    </w:p>
    <w:p w:rsidR="00000000" w:rsidDel="00000000" w:rsidP="00000000" w:rsidRDefault="00000000" w:rsidRPr="00000000" w14:paraId="000009E1">
      <w:pPr>
        <w:rPr>
          <w:rFonts w:ascii="Arial" w:cs="Arial" w:eastAsia="Arial" w:hAnsi="Arial"/>
          <w:sz w:val="24"/>
          <w:szCs w:val="24"/>
        </w:rPr>
      </w:pPr>
      <w:bookmarkStart w:colFirst="0" w:colLast="0" w:name="_heading=h.hae3f78nw65e" w:id="221"/>
      <w:bookmarkEnd w:id="221"/>
      <w:r w:rsidDel="00000000" w:rsidR="00000000" w:rsidRPr="00000000">
        <w:rPr>
          <w:rtl w:val="0"/>
        </w:rPr>
      </w:r>
    </w:p>
    <w:p w:rsidR="00000000" w:rsidDel="00000000" w:rsidP="00000000" w:rsidRDefault="00000000" w:rsidRPr="00000000" w14:paraId="000009E2">
      <w:pPr>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1. clickHistorial() —-----------&gt;|</w:t>
      </w:r>
    </w:p>
    <w:p w:rsidR="00000000" w:rsidDel="00000000" w:rsidP="00000000" w:rsidRDefault="00000000" w:rsidRPr="00000000" w14:paraId="000009E3">
      <w:pPr>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                                              |--- 2. solicitarHistorial() —---&gt;|</w:t>
      </w:r>
    </w:p>
    <w:p w:rsidR="00000000" w:rsidDel="00000000" w:rsidP="00000000" w:rsidRDefault="00000000" w:rsidRPr="00000000" w14:paraId="000009E4">
      <w:pPr>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                                                      </w:t>
        <w:tab/>
        <w:tab/>
        <w:tab/>
        <w:t xml:space="preserve">       |--- 3. SELECT historial</w:t>
      </w:r>
    </w:p>
    <w:p w:rsidR="00000000" w:rsidDel="00000000" w:rsidP="00000000" w:rsidRDefault="00000000" w:rsidRPr="00000000" w14:paraId="000009E5">
      <w:pPr>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                                              |&lt;----------------------------------------- 4. historial</w:t>
      </w:r>
    </w:p>
    <w:p w:rsidR="00000000" w:rsidDel="00000000" w:rsidP="00000000" w:rsidRDefault="00000000" w:rsidRPr="00000000" w14:paraId="000009E6">
      <w:pPr>
        <w:rPr>
          <w:rFonts w:ascii="Arial" w:cs="Arial" w:eastAsia="Arial" w:hAnsi="Arial"/>
          <w:sz w:val="24"/>
          <w:szCs w:val="24"/>
        </w:rPr>
      </w:pPr>
      <w:bookmarkStart w:colFirst="0" w:colLast="0" w:name="_heading=h.hae3f78nw65e" w:id="221"/>
      <w:bookmarkEnd w:id="221"/>
      <w:r w:rsidDel="00000000" w:rsidR="00000000" w:rsidRPr="00000000">
        <w:rPr>
          <w:rFonts w:ascii="Arial" w:cs="Arial" w:eastAsia="Arial" w:hAnsi="Arial"/>
          <w:sz w:val="24"/>
          <w:szCs w:val="24"/>
          <w:rtl w:val="0"/>
        </w:rPr>
        <w:t xml:space="preserve">5. mostrarHistorial() &lt;---------|</w:t>
      </w:r>
    </w:p>
    <w:p w:rsidR="00000000" w:rsidDel="00000000" w:rsidP="00000000" w:rsidRDefault="00000000" w:rsidRPr="00000000" w14:paraId="000009E7">
      <w:pPr>
        <w:spacing w:after="240" w:before="240" w:lineRule="auto"/>
        <w:rPr>
          <w:rFonts w:ascii="Arial" w:cs="Arial" w:eastAsia="Arial" w:hAnsi="Arial"/>
          <w:b w:val="1"/>
          <w:bCs w:val="1"/>
          <w:sz w:val="24"/>
          <w:szCs w:val="24"/>
        </w:rPr>
      </w:pPr>
      <w:bookmarkStart w:colFirst="0" w:colLast="0" w:name="_heading=h.autagicq3x0t" w:id="303"/>
      <w:bookmarkEnd w:id="303"/>
      <w:r w:rsidDel="00000000" w:rsidR="00000000" w:rsidRPr="00000000">
        <w:rPr>
          <w:rFonts w:ascii="Arial" w:cs="Arial" w:eastAsia="Arial" w:hAnsi="Arial"/>
          <w:b w:val="1"/>
          <w:bCs w:val="1"/>
          <w:sz w:val="24"/>
          <w:szCs w:val="24"/>
          <w:rtl w:val="0"/>
        </w:rPr>
        <w:t xml:space="preserve">Flujo</w:t>
      </w:r>
    </w:p>
    <w:p w:rsidR="00000000" w:rsidDel="00000000" w:rsidP="00000000" w:rsidRDefault="00000000" w:rsidRPr="00000000" w14:paraId="000009E8">
      <w:pPr>
        <w:spacing w:after="240" w:before="240" w:lineRule="auto"/>
        <w:ind w:left="825" w:firstLine="0"/>
        <w:rPr>
          <w:rFonts w:ascii="Arial" w:cs="Arial" w:eastAsia="Arial" w:hAnsi="Arial"/>
          <w:sz w:val="24"/>
          <w:szCs w:val="24"/>
        </w:rPr>
      </w:pPr>
      <w:bookmarkStart w:colFirst="0" w:colLast="0" w:name="_heading=h.autagicq3x0t" w:id="303"/>
      <w:bookmarkEnd w:id="303"/>
      <w:r w:rsidDel="00000000" w:rsidR="00000000" w:rsidRPr="00000000">
        <w:rPr>
          <w:rFonts w:ascii="Arial" w:cs="Arial" w:eastAsia="Arial" w:hAnsi="Arial"/>
          <w:sz w:val="24"/>
          <w:szCs w:val="24"/>
          <w:rtl w:val="0"/>
        </w:rPr>
        <w:t xml:space="preserve">El usuario hace clic en “Historial”.</w:t>
      </w:r>
    </w:p>
    <w:p w:rsidR="00000000" w:rsidDel="00000000" w:rsidP="00000000" w:rsidRDefault="00000000" w:rsidRPr="00000000" w14:paraId="000009E9">
      <w:pPr>
        <w:spacing w:after="240" w:before="240" w:lineRule="auto"/>
        <w:ind w:left="825" w:firstLine="0"/>
        <w:rPr>
          <w:rFonts w:ascii="Arial" w:cs="Arial" w:eastAsia="Arial" w:hAnsi="Arial"/>
          <w:sz w:val="24"/>
          <w:szCs w:val="24"/>
        </w:rPr>
      </w:pPr>
      <w:bookmarkStart w:colFirst="0" w:colLast="0" w:name="_heading=h.swinybsny33a" w:id="304"/>
      <w:bookmarkEnd w:id="304"/>
      <w:r w:rsidDel="00000000" w:rsidR="00000000" w:rsidRPr="00000000">
        <w:rPr>
          <w:rFonts w:ascii="Arial" w:cs="Arial" w:eastAsia="Arial" w:hAnsi="Arial"/>
          <w:sz w:val="24"/>
          <w:szCs w:val="24"/>
          <w:rtl w:val="0"/>
        </w:rPr>
        <w:t xml:space="preserve">El frontend pide movimientos al backend.</w:t>
      </w:r>
    </w:p>
    <w:p w:rsidR="00000000" w:rsidDel="00000000" w:rsidP="00000000" w:rsidRDefault="00000000" w:rsidRPr="00000000" w14:paraId="000009EA">
      <w:pPr>
        <w:spacing w:after="240" w:before="240" w:lineRule="auto"/>
        <w:ind w:left="825" w:firstLine="0"/>
        <w:rPr>
          <w:rFonts w:ascii="Arial" w:cs="Arial" w:eastAsia="Arial" w:hAnsi="Arial"/>
          <w:sz w:val="24"/>
          <w:szCs w:val="24"/>
        </w:rPr>
      </w:pPr>
      <w:bookmarkStart w:colFirst="0" w:colLast="0" w:name="_heading=h.kpw697917xy8" w:id="305"/>
      <w:bookmarkEnd w:id="305"/>
      <w:r w:rsidDel="00000000" w:rsidR="00000000" w:rsidRPr="00000000">
        <w:rPr>
          <w:rFonts w:ascii="Arial" w:cs="Arial" w:eastAsia="Arial" w:hAnsi="Arial"/>
          <w:sz w:val="24"/>
          <w:szCs w:val="24"/>
          <w:rtl w:val="0"/>
        </w:rPr>
        <w:t xml:space="preserve">El backend envía todos los registros en orden.</w:t>
        <w:br w:type="textWrapping"/>
        <w:t xml:space="preserve">El frontend los muestra.</w:t>
        <w:br w:type="textWrapping"/>
      </w:r>
    </w:p>
    <w:p w:rsidR="00000000" w:rsidDel="00000000" w:rsidP="00000000" w:rsidRDefault="00000000" w:rsidRPr="00000000" w14:paraId="000009EB">
      <w:pPr>
        <w:pStyle w:val="Heading2"/>
        <w:numPr>
          <w:ilvl w:val="2"/>
          <w:numId w:val="80"/>
        </w:numPr>
        <w:ind w:left="825" w:hanging="825"/>
        <w:rPr>
          <w:rFonts w:ascii="Arial" w:cs="Arial" w:eastAsia="Arial" w:hAnsi="Arial"/>
          <w:b w:val="1"/>
          <w:bCs w:val="1"/>
          <w:color w:val="000000"/>
          <w:sz w:val="24"/>
          <w:szCs w:val="24"/>
        </w:rPr>
      </w:pPr>
      <w:bookmarkStart w:colFirst="0" w:colLast="0" w:name="_heading=h.yl6xost1z2c5" w:id="306"/>
      <w:bookmarkEnd w:id="306"/>
      <w:r w:rsidDel="00000000" w:rsidR="00000000" w:rsidRPr="00000000">
        <w:rPr>
          <w:rFonts w:ascii="Arial" w:cs="Arial" w:eastAsia="Arial" w:hAnsi="Arial"/>
          <w:b w:val="1"/>
          <w:bCs w:val="1"/>
          <w:color w:val="000000"/>
          <w:sz w:val="24"/>
          <w:szCs w:val="24"/>
          <w:rtl w:val="0"/>
        </w:rPr>
        <w:t xml:space="preserve">IMPLEMENTACIÓN</w:t>
      </w:r>
    </w:p>
    <w:p w:rsidR="00000000" w:rsidDel="00000000" w:rsidP="00000000" w:rsidRDefault="00000000" w:rsidRPr="00000000" w14:paraId="000009E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ED">
      <w:pPr>
        <w:pStyle w:val="Heading2"/>
        <w:numPr>
          <w:ilvl w:val="3"/>
          <w:numId w:val="80"/>
        </w:numPr>
        <w:ind w:left="1080" w:hanging="1080"/>
        <w:rPr>
          <w:rFonts w:ascii="Arial" w:cs="Arial" w:eastAsia="Arial" w:hAnsi="Arial"/>
          <w:color w:val="000000"/>
          <w:sz w:val="24"/>
          <w:szCs w:val="24"/>
        </w:rPr>
      </w:pPr>
      <w:bookmarkStart w:colFirst="0" w:colLast="0" w:name="_heading=h.hi0q3oe7hcfn" w:id="307"/>
      <w:bookmarkEnd w:id="307"/>
      <w:r w:rsidDel="00000000" w:rsidR="00000000" w:rsidRPr="00000000">
        <w:rPr>
          <w:rFonts w:ascii="Arial" w:cs="Arial" w:eastAsia="Arial" w:hAnsi="Arial"/>
          <w:color w:val="000000"/>
          <w:sz w:val="24"/>
          <w:szCs w:val="24"/>
          <w:rtl w:val="0"/>
        </w:rPr>
        <w:t xml:space="preserve">Tecnologías de Implementación</w:t>
      </w:r>
    </w:p>
    <w:p w:rsidR="00000000" w:rsidDel="00000000" w:rsidP="00000000" w:rsidRDefault="00000000" w:rsidRPr="00000000" w14:paraId="000009E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EF">
      <w:pPr>
        <w:spacing w:after="240" w:before="240" w:lineRule="auto"/>
        <w:ind w:left="82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Frontend:</w:t>
      </w:r>
      <w:r w:rsidDel="00000000" w:rsidR="00000000" w:rsidRPr="00000000">
        <w:rPr>
          <w:rFonts w:ascii="Arial" w:cs="Arial" w:eastAsia="Arial" w:hAnsi="Arial"/>
          <w:sz w:val="24"/>
          <w:szCs w:val="24"/>
          <w:rtl w:val="0"/>
        </w:rPr>
        <w:t xml:space="preserve"> React 18 + Vite + Bootstrap.</w:t>
        <w:br w:type="textWrapping"/>
      </w:r>
    </w:p>
    <w:p w:rsidR="00000000" w:rsidDel="00000000" w:rsidP="00000000" w:rsidRDefault="00000000" w:rsidRPr="00000000" w14:paraId="000009F0">
      <w:pPr>
        <w:spacing w:after="240" w:before="240" w:lineRule="auto"/>
        <w:ind w:left="82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Backend:</w:t>
      </w:r>
      <w:r w:rsidDel="00000000" w:rsidR="00000000" w:rsidRPr="00000000">
        <w:rPr>
          <w:rFonts w:ascii="Arial" w:cs="Arial" w:eastAsia="Arial" w:hAnsi="Arial"/>
          <w:sz w:val="24"/>
          <w:szCs w:val="24"/>
          <w:rtl w:val="0"/>
        </w:rPr>
        <w:t xml:space="preserve"> Node.js 20 + Express.js.</w:t>
        <w:br w:type="textWrapping"/>
      </w:r>
    </w:p>
    <w:p w:rsidR="00000000" w:rsidDel="00000000" w:rsidP="00000000" w:rsidRDefault="00000000" w:rsidRPr="00000000" w14:paraId="000009F1">
      <w:pPr>
        <w:spacing w:after="240" w:before="240" w:lineRule="auto"/>
        <w:ind w:left="82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de datos:</w:t>
      </w:r>
      <w:r w:rsidDel="00000000" w:rsidR="00000000" w:rsidRPr="00000000">
        <w:rPr>
          <w:rFonts w:ascii="Arial" w:cs="Arial" w:eastAsia="Arial" w:hAnsi="Arial"/>
          <w:sz w:val="24"/>
          <w:szCs w:val="24"/>
          <w:rtl w:val="0"/>
        </w:rPr>
        <w:t xml:space="preserve"> MySQL 8.</w:t>
        <w:br w:type="textWrapping"/>
      </w:r>
    </w:p>
    <w:p w:rsidR="00000000" w:rsidDel="00000000" w:rsidP="00000000" w:rsidRDefault="00000000" w:rsidRPr="00000000" w14:paraId="000009F2">
      <w:pPr>
        <w:spacing w:after="240" w:before="240" w:lineRule="auto"/>
        <w:ind w:left="82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w:t>
      </w:r>
      <w:r w:rsidDel="00000000" w:rsidR="00000000" w:rsidRPr="00000000">
        <w:rPr>
          <w:rFonts w:ascii="Arial" w:cs="Arial" w:eastAsia="Arial" w:hAnsi="Arial"/>
          <w:sz w:val="24"/>
          <w:szCs w:val="24"/>
          <w:rtl w:val="0"/>
        </w:rPr>
        <w:t xml:space="preserve"> Visual Studio Code.</w:t>
        <w:br w:type="textWrapping"/>
      </w:r>
    </w:p>
    <w:p w:rsidR="00000000" w:rsidDel="00000000" w:rsidP="00000000" w:rsidRDefault="00000000" w:rsidRPr="00000000" w14:paraId="000009F3">
      <w:pPr>
        <w:spacing w:after="240" w:before="240" w:lineRule="auto"/>
        <w:ind w:left="82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Control de versiones:</w:t>
      </w:r>
      <w:r w:rsidDel="00000000" w:rsidR="00000000" w:rsidRPr="00000000">
        <w:rPr>
          <w:rFonts w:ascii="Arial" w:cs="Arial" w:eastAsia="Arial" w:hAnsi="Arial"/>
          <w:sz w:val="24"/>
          <w:szCs w:val="24"/>
          <w:rtl w:val="0"/>
        </w:rPr>
        <w:t xml:space="preserve"> GitHub.</w:t>
        <w:br w:type="textWrapping"/>
      </w:r>
    </w:p>
    <w:p w:rsidR="00000000" w:rsidDel="00000000" w:rsidP="00000000" w:rsidRDefault="00000000" w:rsidRPr="00000000" w14:paraId="000009F4">
      <w:pPr>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9F5">
      <w:pPr>
        <w:pStyle w:val="Heading2"/>
        <w:numPr>
          <w:ilvl w:val="3"/>
          <w:numId w:val="80"/>
        </w:numPr>
        <w:ind w:left="1080" w:hanging="1080"/>
        <w:rPr>
          <w:rFonts w:ascii="Arial" w:cs="Arial" w:eastAsia="Arial" w:hAnsi="Arial"/>
          <w:color w:val="000000"/>
          <w:sz w:val="24"/>
          <w:szCs w:val="24"/>
        </w:rPr>
      </w:pPr>
      <w:bookmarkStart w:colFirst="0" w:colLast="0" w:name="_heading=h.u8gwj6h60nss" w:id="308"/>
      <w:bookmarkEnd w:id="308"/>
      <w:r w:rsidDel="00000000" w:rsidR="00000000" w:rsidRPr="00000000">
        <w:rPr>
          <w:rFonts w:ascii="Arial" w:cs="Arial" w:eastAsia="Arial" w:hAnsi="Arial"/>
          <w:color w:val="000000"/>
          <w:sz w:val="24"/>
          <w:szCs w:val="24"/>
          <w:rtl w:val="0"/>
        </w:rPr>
        <w:t xml:space="preserve">Modelo de Implementación</w:t>
      </w:r>
    </w:p>
    <w:p w:rsidR="00000000" w:rsidDel="00000000" w:rsidP="00000000" w:rsidRDefault="00000000" w:rsidRPr="00000000" w14:paraId="000009F6">
      <w:pPr>
        <w:pStyle w:val="Heading4"/>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9F7">
      <w:pPr>
        <w:numPr>
          <w:ilvl w:val="0"/>
          <w:numId w:val="27"/>
        </w:numPr>
        <w:spacing w:after="240" w:before="240" w:lineRule="auto"/>
        <w:ind w:left="708.6614173228347"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Diagrama de despliegue:</w:t>
      </w:r>
    </w:p>
    <w:p w:rsidR="00000000" w:rsidDel="00000000" w:rsidP="00000000" w:rsidRDefault="00000000" w:rsidRPr="00000000" w14:paraId="000009F8">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Cliente web (navegador).</w:t>
        <w:br w:type="textWrapping"/>
      </w:r>
    </w:p>
    <w:p w:rsidR="00000000" w:rsidDel="00000000" w:rsidP="00000000" w:rsidRDefault="00000000" w:rsidRPr="00000000" w14:paraId="000009F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Servidor backend Node.js.</w:t>
        <w:br w:type="textWrapping"/>
      </w:r>
    </w:p>
    <w:p w:rsidR="00000000" w:rsidDel="00000000" w:rsidP="00000000" w:rsidRDefault="00000000" w:rsidRPr="00000000" w14:paraId="000009FA">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Servidor de base de datos MySQL.</w:t>
      </w:r>
    </w:p>
    <w:p w:rsidR="00000000" w:rsidDel="00000000" w:rsidP="00000000" w:rsidRDefault="00000000" w:rsidRPr="00000000" w14:paraId="000009FB">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9FC">
      <w:pPr>
        <w:pStyle w:val="Heading4"/>
        <w:numPr>
          <w:ilvl w:val="0"/>
          <w:numId w:val="84"/>
        </w:numPr>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Especificaciones técnicas del servidor</w:t>
      </w:r>
    </w:p>
    <w:p w:rsidR="00000000" w:rsidDel="00000000" w:rsidP="00000000" w:rsidRDefault="00000000" w:rsidRPr="00000000" w14:paraId="000009F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FE">
      <w:pPr>
        <w:ind w:firstLine="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Servidor de desarrollo:</w:t>
      </w:r>
      <w:r w:rsidDel="00000000" w:rsidR="00000000" w:rsidRPr="00000000">
        <w:rPr>
          <w:rFonts w:ascii="Arial" w:cs="Arial" w:eastAsia="Arial" w:hAnsi="Arial"/>
          <w:sz w:val="24"/>
          <w:szCs w:val="24"/>
          <w:rtl w:val="0"/>
        </w:rPr>
        <w:t xml:space="preserve"> Localhost, 8 GB RAM, 4 núcleos.</w:t>
        <w:br w:type="textWrapping"/>
      </w:r>
    </w:p>
    <w:p w:rsidR="00000000" w:rsidDel="00000000" w:rsidP="00000000" w:rsidRDefault="00000000" w:rsidRPr="00000000" w14:paraId="000009FF">
      <w:pPr>
        <w:ind w:firstLine="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Servidor de producción:</w:t>
      </w:r>
      <w:r w:rsidDel="00000000" w:rsidR="00000000" w:rsidRPr="00000000">
        <w:rPr>
          <w:rFonts w:ascii="Arial" w:cs="Arial" w:eastAsia="Arial" w:hAnsi="Arial"/>
          <w:sz w:val="24"/>
          <w:szCs w:val="24"/>
          <w:rtl w:val="0"/>
        </w:rPr>
        <w:t xml:space="preserve"> VPS 4 vCPU, 16 GB RAM, MySQL optimizado, HTTPS habilitado.</w:t>
      </w:r>
    </w:p>
    <w:p w:rsidR="00000000" w:rsidDel="00000000" w:rsidP="00000000" w:rsidRDefault="00000000" w:rsidRPr="00000000" w14:paraId="00000A0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01">
      <w:pPr>
        <w:pStyle w:val="Heading4"/>
        <w:numPr>
          <w:ilvl w:val="0"/>
          <w:numId w:val="84"/>
        </w:numPr>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Manual de Instalación</w:t>
      </w:r>
    </w:p>
    <w:p w:rsidR="00000000" w:rsidDel="00000000" w:rsidP="00000000" w:rsidRDefault="00000000" w:rsidRPr="00000000" w14:paraId="00000A02">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A0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Clonar repositorios frontend y backend.</w:t>
        <w:br w:type="textWrapping"/>
      </w:r>
    </w:p>
    <w:p w:rsidR="00000000" w:rsidDel="00000000" w:rsidP="00000000" w:rsidRDefault="00000000" w:rsidRPr="00000000" w14:paraId="00000A04">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Instalar dependencias (</w:t>
      </w:r>
      <w:r w:rsidDel="00000000" w:rsidR="00000000" w:rsidRPr="00000000">
        <w:rPr>
          <w:rFonts w:ascii="Arial" w:cs="Arial" w:eastAsia="Arial" w:hAnsi="Arial"/>
          <w:sz w:val="24"/>
          <w:szCs w:val="24"/>
          <w:rtl w:val="0"/>
        </w:rPr>
        <w:t xml:space="preserve">npm install</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A0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Configurar archivo </w:t>
      </w:r>
      <w:r w:rsidDel="00000000" w:rsidR="00000000" w:rsidRPr="00000000">
        <w:rPr>
          <w:rFonts w:ascii="Arial" w:cs="Arial" w:eastAsia="Arial" w:hAnsi="Arial"/>
          <w:sz w:val="24"/>
          <w:szCs w:val="24"/>
          <w:rtl w:val="0"/>
        </w:rPr>
        <w:t xml:space="preserve">.env</w:t>
      </w:r>
      <w:r w:rsidDel="00000000" w:rsidR="00000000" w:rsidRPr="00000000">
        <w:rPr>
          <w:rFonts w:ascii="Arial" w:cs="Arial" w:eastAsia="Arial" w:hAnsi="Arial"/>
          <w:sz w:val="24"/>
          <w:szCs w:val="24"/>
          <w:rtl w:val="0"/>
        </w:rPr>
        <w:t xml:space="preserve"> con credenciales de MySQL.</w:t>
        <w:br w:type="textWrapping"/>
      </w:r>
    </w:p>
    <w:p w:rsidR="00000000" w:rsidDel="00000000" w:rsidP="00000000" w:rsidRDefault="00000000" w:rsidRPr="00000000" w14:paraId="00000A0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Ejecutar migraciones de base de datos.</w:t>
        <w:br w:type="textWrapping"/>
      </w:r>
    </w:p>
    <w:p w:rsidR="00000000" w:rsidDel="00000000" w:rsidP="00000000" w:rsidRDefault="00000000" w:rsidRPr="00000000" w14:paraId="00000A0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Levantar backend (</w:t>
      </w:r>
      <w:r w:rsidDel="00000000" w:rsidR="00000000" w:rsidRPr="00000000">
        <w:rPr>
          <w:rFonts w:ascii="Arial" w:cs="Arial" w:eastAsia="Arial" w:hAnsi="Arial"/>
          <w:sz w:val="24"/>
          <w:szCs w:val="24"/>
          <w:rtl w:val="0"/>
        </w:rPr>
        <w:t xml:space="preserve">npm run start</w:t>
      </w:r>
      <w:r w:rsidDel="00000000" w:rsidR="00000000" w:rsidRPr="00000000">
        <w:rPr>
          <w:rFonts w:ascii="Arial" w:cs="Arial" w:eastAsia="Arial" w:hAnsi="Arial"/>
          <w:sz w:val="24"/>
          <w:szCs w:val="24"/>
          <w:rtl w:val="0"/>
        </w:rPr>
        <w:t xml:space="preserve">) y frontend (</w:t>
      </w:r>
      <w:r w:rsidDel="00000000" w:rsidR="00000000" w:rsidRPr="00000000">
        <w:rPr>
          <w:rFonts w:ascii="Arial" w:cs="Arial" w:eastAsia="Arial" w:hAnsi="Arial"/>
          <w:sz w:val="24"/>
          <w:szCs w:val="24"/>
          <w:rtl w:val="0"/>
        </w:rPr>
        <w:t xml:space="preserve">npm run dev</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A08">
      <w:pPr>
        <w:pStyle w:val="Heading2"/>
        <w:ind w:left="360" w:firstLine="0"/>
        <w:rPr>
          <w:rFonts w:ascii="Arial" w:cs="Arial" w:eastAsia="Arial" w:hAnsi="Arial"/>
          <w:i w:val="1"/>
          <w:iCs w:val="1"/>
          <w:color w:val="000000"/>
          <w:sz w:val="24"/>
          <w:szCs w:val="24"/>
          <w:highlight w:val="lightGray"/>
        </w:rPr>
      </w:pPr>
      <w:bookmarkStart w:colFirst="0" w:colLast="0" w:name="_heading=h.qybp17dgzhs1" w:id="309"/>
      <w:bookmarkEnd w:id="309"/>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pStyle w:val="Heading4"/>
        <w:numPr>
          <w:ilvl w:val="0"/>
          <w:numId w:val="83"/>
        </w:numPr>
        <w:ind w:left="720" w:hanging="360"/>
        <w:rPr>
          <w:rFonts w:ascii="Arial" w:cs="Arial" w:eastAsia="Arial" w:hAnsi="Arial"/>
          <w:color w:val="000000"/>
        </w:rPr>
      </w:pPr>
      <w:bookmarkStart w:colFirst="0" w:colLast="0" w:name="_heading=h.n1kbo97juhm1" w:id="310"/>
      <w:bookmarkEnd w:id="310"/>
      <w:r w:rsidDel="00000000" w:rsidR="00000000" w:rsidRPr="00000000">
        <w:rPr>
          <w:rFonts w:ascii="Arial" w:cs="Arial" w:eastAsia="Arial" w:hAnsi="Arial"/>
          <w:color w:val="000000"/>
          <w:rtl w:val="0"/>
        </w:rPr>
        <w:t xml:space="preserve">Estrategia de implementación</w:t>
      </w:r>
    </w:p>
    <w:p w:rsidR="00000000" w:rsidDel="00000000" w:rsidP="00000000" w:rsidRDefault="00000000" w:rsidRPr="00000000" w14:paraId="00000A0B">
      <w:pPr>
        <w:pStyle w:val="Heading4"/>
        <w:ind w:left="720" w:firstLine="0"/>
        <w:rPr>
          <w:rFonts w:ascii="Arial" w:cs="Arial" w:eastAsia="Arial" w:hAnsi="Arial"/>
          <w:b w:val="1"/>
          <w:bCs w:val="1"/>
          <w:color w:val="000000"/>
        </w:rPr>
      </w:pPr>
      <w:bookmarkStart w:colFirst="0" w:colLast="0" w:name="_heading=h.hdclpr5httiw" w:id="311"/>
      <w:bookmarkEnd w:id="311"/>
      <w:r w:rsidDel="00000000" w:rsidR="00000000" w:rsidRPr="00000000">
        <w:rPr>
          <w:rtl w:val="0"/>
        </w:rPr>
      </w:r>
    </w:p>
    <w:p w:rsidR="00000000" w:rsidDel="00000000" w:rsidP="00000000" w:rsidRDefault="00000000" w:rsidRPr="00000000" w14:paraId="00000A0C">
      <w:pPr>
        <w:rPr>
          <w:rFonts w:ascii="Arial" w:cs="Arial" w:eastAsia="Arial" w:hAnsi="Arial"/>
          <w:sz w:val="24"/>
          <w:szCs w:val="24"/>
        </w:rPr>
      </w:pPr>
      <w:r w:rsidDel="00000000" w:rsidR="00000000" w:rsidRPr="00000000">
        <w:rPr>
          <w:rFonts w:ascii="Arial" w:cs="Arial" w:eastAsia="Arial" w:hAnsi="Arial"/>
          <w:sz w:val="24"/>
          <w:szCs w:val="24"/>
          <w:rtl w:val="0"/>
        </w:rPr>
        <w:t xml:space="preserve">Despliegue progresivo: primero pruebas internas, luego pruebas piloto con usuarios reales, y finalmente producción.</w:t>
      </w:r>
    </w:p>
    <w:p w:rsidR="00000000" w:rsidDel="00000000" w:rsidP="00000000" w:rsidRDefault="00000000" w:rsidRPr="00000000" w14:paraId="00000A0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0E">
      <w:pPr>
        <w:pStyle w:val="Heading4"/>
        <w:ind w:left="283.46456692913375" w:firstLine="0"/>
        <w:rPr>
          <w:rFonts w:ascii="Arial" w:cs="Arial" w:eastAsia="Arial" w:hAnsi="Arial"/>
          <w:color w:val="000000"/>
        </w:rPr>
      </w:pPr>
      <w:bookmarkStart w:colFirst="0" w:colLast="0" w:name="_heading=h.fb7r6itxsxd7" w:id="312"/>
      <w:bookmarkEnd w:id="312"/>
      <w:r w:rsidDel="00000000" w:rsidR="00000000" w:rsidRPr="00000000">
        <w:rPr>
          <w:rFonts w:ascii="Arial" w:cs="Arial" w:eastAsia="Arial" w:hAnsi="Arial"/>
          <w:color w:val="000000"/>
          <w:rtl w:val="0"/>
        </w:rPr>
        <w:t xml:space="preserve">B </w:t>
        <w:tab/>
        <w:t xml:space="preserve">Tecnologías</w:t>
      </w:r>
    </w:p>
    <w:p w:rsidR="00000000" w:rsidDel="00000000" w:rsidP="00000000" w:rsidRDefault="00000000" w:rsidRPr="00000000" w14:paraId="00000A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herramientas seleccionadas para el desarrollo del sistema fueron:</w:t>
      </w:r>
    </w:p>
    <w:p w:rsidR="00000000" w:rsidDel="00000000" w:rsidP="00000000" w:rsidRDefault="00000000" w:rsidRPr="00000000" w14:paraId="00000A11">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Herramienta 1 - Lenguajes de programación (JS/Node, React)</w:t>
      </w:r>
    </w:p>
    <w:sdt>
      <w:sdtPr>
        <w:lock w:val="contentLocked"/>
        <w:id w:val="1331090985"/>
        <w:tag w:val="goog_rdk_79"/>
      </w:sdtPr>
      <w:sdtContent>
        <w:tbl>
          <w:tblPr>
            <w:tblStyle w:val="Table4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9"/>
            <w:gridCol w:w="4489"/>
            <w:tblGridChange w:id="0">
              <w:tblGrid>
                <w:gridCol w:w="4489"/>
                <w:gridCol w:w="4489"/>
              </w:tblGrid>
            </w:tblGridChange>
          </w:tblGrid>
          <w:tr>
            <w:trPr>
              <w:cantSplit w:val="0"/>
              <w:tblHeader w:val="0"/>
            </w:trPr>
            <w:tc>
              <w:tcPr/>
              <w:p w:rsidR="00000000" w:rsidDel="00000000" w:rsidP="00000000" w:rsidRDefault="00000000" w:rsidRPr="00000000" w14:paraId="00000A12">
                <w:pPr>
                  <w:keepNext w:val="1"/>
                  <w:keepLines w:val="1"/>
                  <w:tabs>
                    <w:tab w:val="left" w:leader="none" w:pos="2940"/>
                  </w:tabs>
                  <w:spacing w:before="40" w:line="259"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Item</w:t>
                </w:r>
              </w:p>
            </w:tc>
            <w:tc>
              <w:tcPr/>
              <w:p w:rsidR="00000000" w:rsidDel="00000000" w:rsidP="00000000" w:rsidRDefault="00000000" w:rsidRPr="00000000" w14:paraId="00000A13">
                <w:pPr>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A14">
                <w:pPr>
                  <w:keepNext w:val="1"/>
                  <w:keepLines w:val="1"/>
                  <w:spacing w:before="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Simplicidad</w:t>
                </w:r>
              </w:p>
              <w:p w:rsidR="00000000" w:rsidDel="00000000" w:rsidP="00000000" w:rsidRDefault="00000000" w:rsidRPr="00000000" w14:paraId="00000A15">
                <w:pPr>
                  <w:keepNext w:val="1"/>
                  <w:keepLines w:val="1"/>
                  <w:spacing w:before="40" w:line="259" w:lineRule="auto"/>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A16">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Sintaxis clara y homogénea</w:t>
                </w:r>
              </w:p>
            </w:tc>
          </w:tr>
          <w:tr>
            <w:trPr>
              <w:cantSplit w:val="0"/>
              <w:tblHeader w:val="0"/>
            </w:trPr>
            <w:tc>
              <w:tcPr/>
              <w:p w:rsidR="00000000" w:rsidDel="00000000" w:rsidP="00000000" w:rsidRDefault="00000000" w:rsidRPr="00000000" w14:paraId="00000A17">
                <w:pPr>
                  <w:keepNext w:val="1"/>
                  <w:keepLines w:val="1"/>
                  <w:spacing w:before="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Aprendizaje</w:t>
                </w:r>
              </w:p>
              <w:p w:rsidR="00000000" w:rsidDel="00000000" w:rsidP="00000000" w:rsidRDefault="00000000" w:rsidRPr="00000000" w14:paraId="00000A18">
                <w:pPr>
                  <w:jc w:val="both"/>
                  <w:rPr>
                    <w:rFonts w:ascii="Arial" w:cs="Arial" w:eastAsia="Arial" w:hAnsi="Arial"/>
                    <w:i w:val="1"/>
                    <w:iCs w:val="1"/>
                    <w:sz w:val="24"/>
                    <w:szCs w:val="24"/>
                  </w:rPr>
                </w:pPr>
                <w:r w:rsidDel="00000000" w:rsidR="00000000" w:rsidRPr="00000000">
                  <w:rPr>
                    <w:rtl w:val="0"/>
                  </w:rPr>
                </w:r>
              </w:p>
            </w:tc>
            <w:tc>
              <w:tcPr/>
              <w:p w:rsidR="00000000" w:rsidDel="00000000" w:rsidP="00000000" w:rsidRDefault="00000000" w:rsidRPr="00000000" w14:paraId="00000A19">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Amplia documentación y comunidad</w:t>
                </w:r>
              </w:p>
            </w:tc>
          </w:tr>
          <w:tr>
            <w:trPr>
              <w:cantSplit w:val="0"/>
              <w:tblHeader w:val="0"/>
            </w:trPr>
            <w:tc>
              <w:tcPr/>
              <w:p w:rsidR="00000000" w:rsidDel="00000000" w:rsidP="00000000" w:rsidRDefault="00000000" w:rsidRPr="00000000" w14:paraId="00000A1A">
                <w:pPr>
                  <w:keepNext w:val="1"/>
                  <w:keepLines w:val="1"/>
                  <w:spacing w:before="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Performance</w:t>
                </w:r>
              </w:p>
              <w:p w:rsidR="00000000" w:rsidDel="00000000" w:rsidP="00000000" w:rsidRDefault="00000000" w:rsidRPr="00000000" w14:paraId="00000A1B">
                <w:pPr>
                  <w:jc w:val="both"/>
                  <w:rPr>
                    <w:rFonts w:ascii="Arial" w:cs="Arial" w:eastAsia="Arial" w:hAnsi="Arial"/>
                    <w:i w:val="1"/>
                    <w:iCs w:val="1"/>
                    <w:sz w:val="24"/>
                    <w:szCs w:val="24"/>
                  </w:rPr>
                </w:pPr>
                <w:r w:rsidDel="00000000" w:rsidR="00000000" w:rsidRPr="00000000">
                  <w:rPr>
                    <w:rtl w:val="0"/>
                  </w:rPr>
                </w:r>
              </w:p>
            </w:tc>
            <w:tc>
              <w:tcPr/>
              <w:p w:rsidR="00000000" w:rsidDel="00000000" w:rsidP="00000000" w:rsidRDefault="00000000" w:rsidRPr="00000000" w14:paraId="00000A1C">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Adecuado para apps web</w:t>
                </w:r>
              </w:p>
            </w:tc>
          </w:tr>
          <w:tr>
            <w:trPr>
              <w:cantSplit w:val="0"/>
              <w:tblHeader w:val="0"/>
            </w:trPr>
            <w:tc>
              <w:tcPr/>
              <w:p w:rsidR="00000000" w:rsidDel="00000000" w:rsidP="00000000" w:rsidRDefault="00000000" w:rsidRPr="00000000" w14:paraId="00000A1D">
                <w:pPr>
                  <w:keepNext w:val="1"/>
                  <w:keepLines w:val="1"/>
                  <w:spacing w:before="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 List de características</w:t>
                </w:r>
              </w:p>
              <w:p w:rsidR="00000000" w:rsidDel="00000000" w:rsidP="00000000" w:rsidRDefault="00000000" w:rsidRPr="00000000" w14:paraId="00000A1E">
                <w:pPr>
                  <w:jc w:val="both"/>
                  <w:rPr>
                    <w:rFonts w:ascii="Arial" w:cs="Arial" w:eastAsia="Arial" w:hAnsi="Arial"/>
                    <w:i w:val="1"/>
                    <w:iCs w:val="1"/>
                    <w:sz w:val="24"/>
                    <w:szCs w:val="24"/>
                  </w:rPr>
                </w:pPr>
                <w:r w:rsidDel="00000000" w:rsidR="00000000" w:rsidRPr="00000000">
                  <w:rPr>
                    <w:rtl w:val="0"/>
                  </w:rPr>
                </w:r>
              </w:p>
            </w:tc>
            <w:tc>
              <w:tcPr/>
              <w:p w:rsidR="00000000" w:rsidDel="00000000" w:rsidP="00000000" w:rsidRDefault="00000000" w:rsidRPr="00000000" w14:paraId="00000A1F">
                <w:pPr>
                  <w:jc w:val="both"/>
                  <w:rPr>
                    <w:rFonts w:ascii="Arial" w:cs="Arial" w:eastAsia="Arial" w:hAnsi="Arial"/>
                    <w:i w:val="1"/>
                    <w:i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20">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Fiabilidad</w:t>
                </w:r>
              </w:p>
              <w:p w:rsidR="00000000" w:rsidDel="00000000" w:rsidP="00000000" w:rsidRDefault="00000000" w:rsidRPr="00000000" w14:paraId="00000A21">
                <w:pPr>
                  <w:jc w:val="both"/>
                  <w:rPr>
                    <w:rFonts w:ascii="Arial" w:cs="Arial" w:eastAsia="Arial" w:hAnsi="Arial"/>
                    <w:i w:val="1"/>
                    <w:iCs w:val="1"/>
                    <w:sz w:val="24"/>
                    <w:szCs w:val="24"/>
                  </w:rPr>
                </w:pPr>
                <w:r w:rsidDel="00000000" w:rsidR="00000000" w:rsidRPr="00000000">
                  <w:rPr>
                    <w:rtl w:val="0"/>
                  </w:rPr>
                </w:r>
              </w:p>
            </w:tc>
            <w:tc>
              <w:tcPr/>
              <w:p w:rsidR="00000000" w:rsidDel="00000000" w:rsidP="00000000" w:rsidRDefault="00000000" w:rsidRPr="00000000" w14:paraId="00000A22">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Probado en producción a gran escala</w:t>
                </w:r>
              </w:p>
            </w:tc>
          </w:tr>
          <w:tr>
            <w:trPr>
              <w:cantSplit w:val="0"/>
              <w:tblHeader w:val="0"/>
            </w:trPr>
            <w:tc>
              <w:tcPr/>
              <w:p w:rsidR="00000000" w:rsidDel="00000000" w:rsidP="00000000" w:rsidRDefault="00000000" w:rsidRPr="00000000" w14:paraId="00000A23">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Generalidad</w:t>
                </w:r>
              </w:p>
              <w:p w:rsidR="00000000" w:rsidDel="00000000" w:rsidP="00000000" w:rsidRDefault="00000000" w:rsidRPr="00000000" w14:paraId="00000A24">
                <w:pPr>
                  <w:jc w:val="both"/>
                  <w:rPr>
                    <w:rFonts w:ascii="Arial" w:cs="Arial" w:eastAsia="Arial" w:hAnsi="Arial"/>
                    <w:i w:val="1"/>
                    <w:iCs w:val="1"/>
                    <w:sz w:val="24"/>
                    <w:szCs w:val="24"/>
                  </w:rPr>
                </w:pPr>
                <w:r w:rsidDel="00000000" w:rsidR="00000000" w:rsidRPr="00000000">
                  <w:rPr>
                    <w:rtl w:val="0"/>
                  </w:rPr>
                </w:r>
              </w:p>
            </w:tc>
            <w:tc>
              <w:tcPr/>
              <w:p w:rsidR="00000000" w:rsidDel="00000000" w:rsidP="00000000" w:rsidRDefault="00000000" w:rsidRPr="00000000" w14:paraId="00000A25">
                <w:pPr>
                  <w:jc w:val="both"/>
                  <w:rPr>
                    <w:rFonts w:ascii="Arial" w:cs="Arial" w:eastAsia="Arial" w:hAnsi="Arial"/>
                    <w:i w:val="1"/>
                    <w:i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26">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Portabilidad</w:t>
                </w:r>
              </w:p>
              <w:p w:rsidR="00000000" w:rsidDel="00000000" w:rsidP="00000000" w:rsidRDefault="00000000" w:rsidRPr="00000000" w14:paraId="00000A27">
                <w:pPr>
                  <w:jc w:val="both"/>
                  <w:rPr>
                    <w:rFonts w:ascii="Arial" w:cs="Arial" w:eastAsia="Arial" w:hAnsi="Arial"/>
                    <w:i w:val="1"/>
                    <w:iCs w:val="1"/>
                    <w:sz w:val="24"/>
                    <w:szCs w:val="24"/>
                  </w:rPr>
                </w:pPr>
                <w:r w:rsidDel="00000000" w:rsidR="00000000" w:rsidRPr="00000000">
                  <w:rPr>
                    <w:rtl w:val="0"/>
                  </w:rPr>
                </w:r>
              </w:p>
            </w:tc>
            <w:tc>
              <w:tcPr/>
              <w:p w:rsidR="00000000" w:rsidDel="00000000" w:rsidP="00000000" w:rsidRDefault="00000000" w:rsidRPr="00000000" w14:paraId="00000A28">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Multi-plataforma</w:t>
                </w:r>
              </w:p>
            </w:tc>
          </w:tr>
          <w:tr>
            <w:trPr>
              <w:cantSplit w:val="0"/>
              <w:tblHeader w:val="0"/>
            </w:trPr>
            <w:tc>
              <w:tcPr/>
              <w:p w:rsidR="00000000" w:rsidDel="00000000" w:rsidP="00000000" w:rsidRDefault="00000000" w:rsidRPr="00000000" w14:paraId="00000A29">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Mantenimiento</w:t>
                </w:r>
              </w:p>
              <w:p w:rsidR="00000000" w:rsidDel="00000000" w:rsidP="00000000" w:rsidRDefault="00000000" w:rsidRPr="00000000" w14:paraId="00000A2A">
                <w:pPr>
                  <w:jc w:val="both"/>
                  <w:rPr>
                    <w:rFonts w:ascii="Arial" w:cs="Arial" w:eastAsia="Arial" w:hAnsi="Arial"/>
                    <w:i w:val="1"/>
                    <w:iCs w:val="1"/>
                    <w:sz w:val="24"/>
                    <w:szCs w:val="24"/>
                  </w:rPr>
                </w:pPr>
                <w:r w:rsidDel="00000000" w:rsidR="00000000" w:rsidRPr="00000000">
                  <w:rPr>
                    <w:rtl w:val="0"/>
                  </w:rPr>
                </w:r>
              </w:p>
            </w:tc>
            <w:tc>
              <w:tcPr/>
              <w:p w:rsidR="00000000" w:rsidDel="00000000" w:rsidP="00000000" w:rsidRDefault="00000000" w:rsidRPr="00000000" w14:paraId="00000A2B">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Gran soporte en librerías y frameworks</w:t>
                </w:r>
              </w:p>
            </w:tc>
          </w:tr>
          <w:tr>
            <w:trPr>
              <w:cantSplit w:val="0"/>
              <w:tblHeader w:val="0"/>
            </w:trPr>
            <w:tc>
              <w:tcPr/>
              <w:p w:rsidR="00000000" w:rsidDel="00000000" w:rsidP="00000000" w:rsidRDefault="00000000" w:rsidRPr="00000000" w14:paraId="00000A2C">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Administración de memoria</w:t>
                </w:r>
              </w:p>
              <w:p w:rsidR="00000000" w:rsidDel="00000000" w:rsidP="00000000" w:rsidRDefault="00000000" w:rsidRPr="00000000" w14:paraId="00000A2D">
                <w:pPr>
                  <w:keepNext w:val="1"/>
                  <w:keepLines w:val="1"/>
                  <w:spacing w:before="40" w:line="259" w:lineRule="auto"/>
                  <w:rPr>
                    <w:rFonts w:ascii="Arial" w:cs="Arial" w:eastAsia="Arial" w:hAnsi="Arial"/>
                    <w:b w:val="1"/>
                    <w:bCs w:val="1"/>
                    <w:i w:val="1"/>
                    <w:iCs w:val="1"/>
                    <w:sz w:val="24"/>
                    <w:szCs w:val="24"/>
                  </w:rPr>
                </w:pPr>
                <w:r w:rsidDel="00000000" w:rsidR="00000000" w:rsidRPr="00000000">
                  <w:rPr>
                    <w:rtl w:val="0"/>
                  </w:rPr>
                </w:r>
              </w:p>
            </w:tc>
            <w:tc>
              <w:tcPr/>
              <w:p w:rsidR="00000000" w:rsidDel="00000000" w:rsidP="00000000" w:rsidRDefault="00000000" w:rsidRPr="00000000" w14:paraId="00000A2E">
                <w:pPr>
                  <w:jc w:val="both"/>
                  <w:rPr>
                    <w:rFonts w:ascii="Arial" w:cs="Arial" w:eastAsia="Arial" w:hAnsi="Arial"/>
                    <w:i w:val="1"/>
                    <w:iCs w:val="1"/>
                    <w:sz w:val="24"/>
                    <w:szCs w:val="24"/>
                  </w:rPr>
                </w:pPr>
                <w:r w:rsidDel="00000000" w:rsidR="00000000" w:rsidRPr="00000000">
                  <w:rPr>
                    <w:rtl w:val="0"/>
                  </w:rPr>
                </w:r>
              </w:p>
            </w:tc>
          </w:tr>
        </w:tbl>
      </w:sdtContent>
    </w:sdt>
    <w:p w:rsidR="00000000" w:rsidDel="00000000" w:rsidP="00000000" w:rsidRDefault="00000000" w:rsidRPr="00000000" w14:paraId="00000A2F">
      <w:pPr>
        <w:keepNext w:val="1"/>
        <w:keepLines w:val="1"/>
        <w:spacing w:after="0" w:before="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A30">
      <w:pPr>
        <w:keepNext w:val="1"/>
        <w:keepLines w:val="1"/>
        <w:spacing w:after="0" w:before="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Conclusiones: Node + React resultan óptimos por balance entre facilidad y escalabilidad.</w:t>
      </w:r>
    </w:p>
    <w:bookmarkStart w:colFirst="0" w:colLast="0" w:name="bookmark=kix.9n6wrajn11u2" w:id="313"/>
    <w:bookmarkEnd w:id="313"/>
    <w:p w:rsidR="00000000" w:rsidDel="00000000" w:rsidP="00000000" w:rsidRDefault="00000000" w:rsidRPr="00000000" w14:paraId="00000A31">
      <w:pPr>
        <w:pStyle w:val="Heading5"/>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A32">
      <w:pPr>
        <w:pStyle w:val="Heading5"/>
        <w:rPr>
          <w:rFonts w:ascii="Arial" w:cs="Arial" w:eastAsia="Arial" w:hAnsi="Arial"/>
          <w:color w:val="000000"/>
          <w:sz w:val="24"/>
          <w:szCs w:val="24"/>
        </w:rPr>
      </w:pPr>
      <w:bookmarkStart w:colFirst="0" w:colLast="0" w:name="_heading=h.ig2fjewvtzyx" w:id="314"/>
      <w:bookmarkEnd w:id="314"/>
      <w:r w:rsidDel="00000000" w:rsidR="00000000" w:rsidRPr="00000000">
        <w:rPr>
          <w:rtl w:val="0"/>
        </w:rPr>
      </w:r>
    </w:p>
    <w:p w:rsidR="00000000" w:rsidDel="00000000" w:rsidP="00000000" w:rsidRDefault="00000000" w:rsidRPr="00000000" w14:paraId="00000A33">
      <w:pPr>
        <w:pStyle w:val="Heading5"/>
        <w:rPr>
          <w:rFonts w:ascii="Arial" w:cs="Arial" w:eastAsia="Arial" w:hAnsi="Arial"/>
          <w:color w:val="000000"/>
          <w:sz w:val="24"/>
          <w:szCs w:val="24"/>
        </w:rPr>
      </w:pPr>
      <w:bookmarkStart w:colFirst="0" w:colLast="0" w:name="_heading=h.8i3c5994fhrv" w:id="315"/>
      <w:bookmarkEnd w:id="315"/>
      <w:r w:rsidDel="00000000" w:rsidR="00000000" w:rsidRPr="00000000">
        <w:rPr>
          <w:rFonts w:ascii="Arial" w:cs="Arial" w:eastAsia="Arial" w:hAnsi="Arial"/>
          <w:color w:val="000000"/>
          <w:sz w:val="24"/>
          <w:szCs w:val="24"/>
          <w:rtl w:val="0"/>
        </w:rPr>
        <w:t xml:space="preserve">HERRAMIENTA 2 - Servidor de Base de Datos (MYSQL)</w:t>
      </w:r>
    </w:p>
    <w:p w:rsidR="00000000" w:rsidDel="00000000" w:rsidP="00000000" w:rsidRDefault="00000000" w:rsidRPr="00000000" w14:paraId="00000A34">
      <w:pPr>
        <w:keepNext w:val="1"/>
        <w:keepLines w:val="1"/>
        <w:spacing w:after="0" w:before="40" w:lineRule="auto"/>
        <w:rPr>
          <w:rFonts w:ascii="Arial" w:cs="Arial" w:eastAsia="Arial" w:hAnsi="Arial"/>
          <w:b w:val="1"/>
          <w:bCs w:val="1"/>
          <w:i w:val="1"/>
          <w:iCs w:val="1"/>
          <w:sz w:val="24"/>
          <w:szCs w:val="24"/>
        </w:rPr>
      </w:pPr>
      <w:r w:rsidDel="00000000" w:rsidR="00000000" w:rsidRPr="00000000">
        <w:rPr>
          <w:rtl w:val="0"/>
        </w:rPr>
      </w:r>
    </w:p>
    <w:sdt>
      <w:sdtPr>
        <w:lock w:val="contentLocked"/>
        <w:id w:val="1463882339"/>
        <w:tag w:val="goog_rdk_80"/>
      </w:sdtPr>
      <w:sdtContent>
        <w:tbl>
          <w:tblPr>
            <w:tblStyle w:val="Table46"/>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
            <w:gridCol w:w="2993"/>
            <w:gridCol w:w="2993"/>
            <w:tblGridChange w:id="0">
              <w:tblGrid>
                <w:gridCol w:w="2992"/>
                <w:gridCol w:w="2993"/>
                <w:gridCol w:w="2993"/>
              </w:tblGrid>
            </w:tblGridChange>
          </w:tblGrid>
          <w:tr>
            <w:trPr>
              <w:cantSplit w:val="0"/>
              <w:tblHeader w:val="0"/>
            </w:trPr>
            <w:tc>
              <w:tcPr/>
              <w:p w:rsidR="00000000" w:rsidDel="00000000" w:rsidP="00000000" w:rsidRDefault="00000000" w:rsidRPr="00000000" w14:paraId="00000A35">
                <w:pPr>
                  <w:keepNext w:val="1"/>
                  <w:keepLines w:val="1"/>
                  <w:spacing w:before="40" w:line="259" w:lineRule="auto"/>
                  <w:rPr>
                    <w:rFonts w:ascii="Arial" w:cs="Arial" w:eastAsia="Arial" w:hAnsi="Arial"/>
                    <w:b w:val="1"/>
                    <w:bCs w:val="1"/>
                    <w:i w:val="1"/>
                    <w:iCs w:val="1"/>
                    <w:sz w:val="24"/>
                    <w:szCs w:val="24"/>
                  </w:rPr>
                </w:pPr>
                <w:r w:rsidDel="00000000" w:rsidR="00000000" w:rsidRPr="00000000">
                  <w:rPr>
                    <w:rtl w:val="0"/>
                  </w:rPr>
                </w:r>
              </w:p>
            </w:tc>
            <w:tc>
              <w:tcPr/>
              <w:p w:rsidR="00000000" w:rsidDel="00000000" w:rsidP="00000000" w:rsidRDefault="00000000" w:rsidRPr="00000000" w14:paraId="00000A36">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Ventajas</w:t>
                </w:r>
              </w:p>
              <w:p w:rsidR="00000000" w:rsidDel="00000000" w:rsidP="00000000" w:rsidRDefault="00000000" w:rsidRPr="00000000" w14:paraId="00000A37">
                <w:pPr>
                  <w:keepNext w:val="1"/>
                  <w:keepLines w:val="1"/>
                  <w:spacing w:before="40" w:line="259" w:lineRule="auto"/>
                  <w:rPr>
                    <w:rFonts w:ascii="Arial" w:cs="Arial" w:eastAsia="Arial" w:hAnsi="Arial"/>
                    <w:b w:val="1"/>
                    <w:bCs w:val="1"/>
                    <w:i w:val="1"/>
                    <w:iCs w:val="1"/>
                    <w:sz w:val="24"/>
                    <w:szCs w:val="24"/>
                  </w:rPr>
                </w:pPr>
                <w:r w:rsidDel="00000000" w:rsidR="00000000" w:rsidRPr="00000000">
                  <w:rPr>
                    <w:rtl w:val="0"/>
                  </w:rPr>
                </w:r>
              </w:p>
            </w:tc>
            <w:tc>
              <w:tcPr/>
              <w:p w:rsidR="00000000" w:rsidDel="00000000" w:rsidP="00000000" w:rsidRDefault="00000000" w:rsidRPr="00000000" w14:paraId="00000A38">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Desventajas</w:t>
                </w:r>
              </w:p>
              <w:p w:rsidR="00000000" w:rsidDel="00000000" w:rsidP="00000000" w:rsidRDefault="00000000" w:rsidRPr="00000000" w14:paraId="00000A39">
                <w:pPr>
                  <w:keepNext w:val="1"/>
                  <w:keepLines w:val="1"/>
                  <w:spacing w:before="40" w:line="259" w:lineRule="auto"/>
                  <w:rPr>
                    <w:rFonts w:ascii="Arial" w:cs="Arial" w:eastAsia="Arial" w:hAnsi="Arial"/>
                    <w:b w:val="1"/>
                    <w:bCs w:val="1"/>
                    <w:i w:val="1"/>
                    <w:i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3A">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Servidor 1 - MySQL</w:t>
                </w:r>
              </w:p>
            </w:tc>
            <w:tc>
              <w:tcPr/>
              <w:p w:rsidR="00000000" w:rsidDel="00000000" w:rsidP="00000000" w:rsidRDefault="00000000" w:rsidRPr="00000000" w14:paraId="00000A3B">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Open source, ACID, alta compatibilidad</w:t>
                </w:r>
              </w:p>
            </w:tc>
            <w:tc>
              <w:tcPr/>
              <w:p w:rsidR="00000000" w:rsidDel="00000000" w:rsidP="00000000" w:rsidRDefault="00000000" w:rsidRPr="00000000" w14:paraId="00000A3C">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Requiere optimización de queries</w:t>
                </w:r>
              </w:p>
            </w:tc>
          </w:tr>
          <w:tr>
            <w:trPr>
              <w:cantSplit w:val="0"/>
              <w:tblHeader w:val="0"/>
            </w:trPr>
            <w:tc>
              <w:tcPr/>
              <w:p w:rsidR="00000000" w:rsidDel="00000000" w:rsidP="00000000" w:rsidRDefault="00000000" w:rsidRPr="00000000" w14:paraId="00000A3D">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Servidor 2 - PostgreSQL</w:t>
                </w:r>
              </w:p>
            </w:tc>
            <w:tc>
              <w:tcPr/>
              <w:p w:rsidR="00000000" w:rsidDel="00000000" w:rsidP="00000000" w:rsidRDefault="00000000" w:rsidRPr="00000000" w14:paraId="00000A3E">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Potente y extensible</w:t>
                </w:r>
              </w:p>
            </w:tc>
            <w:tc>
              <w:tcPr/>
              <w:p w:rsidR="00000000" w:rsidDel="00000000" w:rsidP="00000000" w:rsidRDefault="00000000" w:rsidRPr="00000000" w14:paraId="00000A3F">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Mayor curva de aprendizaje</w:t>
                </w:r>
              </w:p>
            </w:tc>
          </w:tr>
          <w:tr>
            <w:trPr>
              <w:cantSplit w:val="0"/>
              <w:tblHeader w:val="0"/>
            </w:trPr>
            <w:tc>
              <w:tcPr/>
              <w:p w:rsidR="00000000" w:rsidDel="00000000" w:rsidP="00000000" w:rsidRDefault="00000000" w:rsidRPr="00000000" w14:paraId="00000A40">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Servidor 3 - MongoDB</w:t>
                </w:r>
              </w:p>
            </w:tc>
            <w:tc>
              <w:tcPr/>
              <w:p w:rsidR="00000000" w:rsidDel="00000000" w:rsidP="00000000" w:rsidRDefault="00000000" w:rsidRPr="00000000" w14:paraId="00000A41">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Flexible, no relacional</w:t>
                </w:r>
              </w:p>
            </w:tc>
            <w:tc>
              <w:tcPr/>
              <w:p w:rsidR="00000000" w:rsidDel="00000000" w:rsidP="00000000" w:rsidRDefault="00000000" w:rsidRPr="00000000" w14:paraId="00000A42">
                <w:pPr>
                  <w:keepNext w:val="1"/>
                  <w:keepLines w:val="1"/>
                  <w:spacing w:before="40" w:line="259"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No ideal para datos estructurados legales</w:t>
                </w:r>
              </w:p>
            </w:tc>
          </w:tr>
        </w:tbl>
      </w:sdtContent>
    </w:sdt>
    <w:p w:rsidR="00000000" w:rsidDel="00000000" w:rsidP="00000000" w:rsidRDefault="00000000" w:rsidRPr="00000000" w14:paraId="00000A43">
      <w:pPr>
        <w:keepNext w:val="1"/>
        <w:keepLines w:val="1"/>
        <w:spacing w:after="0" w:before="40"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A44">
      <w:pPr>
        <w:keepNext w:val="1"/>
        <w:keepLines w:val="1"/>
        <w:spacing w:after="0" w:before="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Conclusiones: </w:t>
      </w:r>
      <w:r w:rsidDel="00000000" w:rsidR="00000000" w:rsidRPr="00000000">
        <w:rPr>
          <w:rFonts w:ascii="Arial" w:cs="Arial" w:eastAsia="Arial" w:hAnsi="Arial"/>
          <w:sz w:val="24"/>
          <w:szCs w:val="24"/>
          <w:rtl w:val="0"/>
        </w:rPr>
        <w:t xml:space="preserve">Se elige MySQL por su estabilidad y soporte a datos relacionales.</w:t>
      </w:r>
    </w:p>
    <w:p w:rsidR="00000000" w:rsidDel="00000000" w:rsidP="00000000" w:rsidRDefault="00000000" w:rsidRPr="00000000" w14:paraId="00000A4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Ventajas:</w:t>
      </w:r>
      <w:r w:rsidDel="00000000" w:rsidR="00000000" w:rsidRPr="00000000">
        <w:rPr>
          <w:rFonts w:ascii="Arial" w:cs="Arial" w:eastAsia="Arial" w:hAnsi="Arial"/>
          <w:sz w:val="24"/>
          <w:szCs w:val="24"/>
          <w:rtl w:val="0"/>
        </w:rPr>
        <w:t xml:space="preserve"> Estable, rápido, gran soporte.</w:t>
        <w:br w:type="textWrapping"/>
      </w:r>
      <w:r w:rsidDel="00000000" w:rsidR="00000000" w:rsidRPr="00000000">
        <w:rPr>
          <w:rFonts w:ascii="Arial" w:cs="Arial" w:eastAsia="Arial" w:hAnsi="Arial"/>
          <w:b w:val="1"/>
          <w:bCs w:val="1"/>
          <w:sz w:val="24"/>
          <w:szCs w:val="24"/>
          <w:rtl w:val="0"/>
        </w:rPr>
        <w:t xml:space="preserve">Desventajas:</w:t>
      </w:r>
      <w:r w:rsidDel="00000000" w:rsidR="00000000" w:rsidRPr="00000000">
        <w:rPr>
          <w:rFonts w:ascii="Arial" w:cs="Arial" w:eastAsia="Arial" w:hAnsi="Arial"/>
          <w:sz w:val="24"/>
          <w:szCs w:val="24"/>
          <w:rtl w:val="0"/>
        </w:rPr>
        <w:t xml:space="preserve"> Menor flexibilidad en datos no estructurados.</w:t>
      </w:r>
    </w:p>
    <w:p w:rsidR="00000000" w:rsidDel="00000000" w:rsidP="00000000" w:rsidRDefault="00000000" w:rsidRPr="00000000" w14:paraId="00000A46">
      <w:pPr>
        <w:rPr>
          <w:rFonts w:ascii="Arial" w:cs="Arial" w:eastAsia="Arial" w:hAnsi="Arial"/>
          <w:sz w:val="24"/>
          <w:szCs w:val="24"/>
        </w:rPr>
      </w:pPr>
      <w:r w:rsidDel="00000000" w:rsidR="00000000" w:rsidRPr="00000000">
        <w:rPr>
          <w:rtl w:val="0"/>
        </w:rPr>
      </w:r>
    </w:p>
    <w:bookmarkStart w:colFirst="0" w:colLast="0" w:name="bookmark=id.jxjnxu4v9afk" w:id="316"/>
    <w:bookmarkEnd w:id="316"/>
    <w:p w:rsidR="00000000" w:rsidDel="00000000" w:rsidP="00000000" w:rsidRDefault="00000000" w:rsidRPr="00000000" w14:paraId="00000A47">
      <w:pPr>
        <w:pStyle w:val="Heading2"/>
        <w:numPr>
          <w:ilvl w:val="2"/>
          <w:numId w:val="85"/>
        </w:numPr>
        <w:ind w:left="1080" w:hanging="720"/>
        <w:rPr>
          <w:rFonts w:ascii="Arial" w:cs="Arial" w:eastAsia="Arial" w:hAnsi="Arial"/>
          <w:color w:val="000000"/>
          <w:sz w:val="24"/>
          <w:szCs w:val="24"/>
        </w:rPr>
      </w:pPr>
      <w:bookmarkStart w:colFirst="0" w:colLast="0" w:name="_heading=h.38uk1p8r962" w:id="317"/>
      <w:bookmarkEnd w:id="317"/>
      <w:r w:rsidDel="00000000" w:rsidR="00000000" w:rsidRPr="00000000">
        <w:rPr>
          <w:rFonts w:ascii="Arial" w:cs="Arial" w:eastAsia="Arial" w:hAnsi="Arial"/>
          <w:color w:val="000000"/>
          <w:sz w:val="24"/>
          <w:szCs w:val="24"/>
          <w:rtl w:val="0"/>
        </w:rPr>
        <w:t xml:space="preserve">PRUEBAS</w:t>
      </w:r>
    </w:p>
    <w:p w:rsidR="00000000" w:rsidDel="00000000" w:rsidP="00000000" w:rsidRDefault="00000000" w:rsidRPr="00000000" w14:paraId="00000A48">
      <w:pPr>
        <w:pStyle w:val="Heading2"/>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A49">
      <w:pPr>
        <w:pStyle w:val="Heading2"/>
        <w:numPr>
          <w:ilvl w:val="3"/>
          <w:numId w:val="85"/>
        </w:numPr>
        <w:ind w:left="1620" w:hanging="1080"/>
        <w:rPr>
          <w:rFonts w:ascii="Arial" w:cs="Arial" w:eastAsia="Arial" w:hAnsi="Arial"/>
          <w:color w:val="000000"/>
          <w:sz w:val="24"/>
          <w:szCs w:val="24"/>
        </w:rPr>
      </w:pPr>
      <w:bookmarkStart w:colFirst="0" w:colLast="0" w:name="_heading=h.b8suhpt6cmu3" w:id="318"/>
      <w:bookmarkEnd w:id="318"/>
      <w:r w:rsidDel="00000000" w:rsidR="00000000" w:rsidRPr="00000000">
        <w:rPr>
          <w:rFonts w:ascii="Arial" w:cs="Arial" w:eastAsia="Arial" w:hAnsi="Arial"/>
          <w:color w:val="000000"/>
          <w:sz w:val="24"/>
          <w:szCs w:val="24"/>
          <w:rtl w:val="0"/>
        </w:rPr>
        <w:t xml:space="preserve">Modelo de Pruebas</w:t>
      </w:r>
    </w:p>
    <w:p w:rsidR="00000000" w:rsidDel="00000000" w:rsidP="00000000" w:rsidRDefault="00000000" w:rsidRPr="00000000" w14:paraId="00000A4A">
      <w:pPr>
        <w:pStyle w:val="Head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A4B">
      <w:pPr>
        <w:ind w:firstLine="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Unitarias:</w:t>
      </w:r>
      <w:r w:rsidDel="00000000" w:rsidR="00000000" w:rsidRPr="00000000">
        <w:rPr>
          <w:rFonts w:ascii="Arial" w:cs="Arial" w:eastAsia="Arial" w:hAnsi="Arial"/>
          <w:sz w:val="24"/>
          <w:szCs w:val="24"/>
          <w:rtl w:val="0"/>
        </w:rPr>
        <w:t xml:space="preserve"> Jest (frontend), Mocha/Chai (backend).</w:t>
        <w:br w:type="textWrapping"/>
      </w:r>
    </w:p>
    <w:p w:rsidR="00000000" w:rsidDel="00000000" w:rsidP="00000000" w:rsidRDefault="00000000" w:rsidRPr="00000000" w14:paraId="00000A4C">
      <w:pPr>
        <w:ind w:firstLine="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Integración:</w:t>
      </w:r>
      <w:r w:rsidDel="00000000" w:rsidR="00000000" w:rsidRPr="00000000">
        <w:rPr>
          <w:rFonts w:ascii="Arial" w:cs="Arial" w:eastAsia="Arial" w:hAnsi="Arial"/>
          <w:sz w:val="24"/>
          <w:szCs w:val="24"/>
          <w:rtl w:val="0"/>
        </w:rPr>
        <w:t xml:space="preserve"> Postman para API.</w:t>
        <w:br w:type="textWrapping"/>
      </w:r>
    </w:p>
    <w:p w:rsidR="00000000" w:rsidDel="00000000" w:rsidP="00000000" w:rsidRDefault="00000000" w:rsidRPr="00000000" w14:paraId="00000A4D">
      <w:pPr>
        <w:ind w:firstLine="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Aceptación:</w:t>
      </w:r>
      <w:r w:rsidDel="00000000" w:rsidR="00000000" w:rsidRPr="00000000">
        <w:rPr>
          <w:rFonts w:ascii="Arial" w:cs="Arial" w:eastAsia="Arial" w:hAnsi="Arial"/>
          <w:sz w:val="24"/>
          <w:szCs w:val="24"/>
          <w:rtl w:val="0"/>
        </w:rPr>
        <w:t xml:space="preserve"> pruebas con usuarios clave.</w:t>
      </w:r>
    </w:p>
    <w:p w:rsidR="00000000" w:rsidDel="00000000" w:rsidP="00000000" w:rsidRDefault="00000000" w:rsidRPr="00000000" w14:paraId="00000A4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4F">
      <w:pPr>
        <w:pStyle w:val="Heading2"/>
        <w:numPr>
          <w:ilvl w:val="3"/>
          <w:numId w:val="85"/>
        </w:numPr>
        <w:ind w:left="1620" w:hanging="1080"/>
        <w:rPr>
          <w:rFonts w:ascii="Arial" w:cs="Arial" w:eastAsia="Arial" w:hAnsi="Arial"/>
          <w:color w:val="000000"/>
          <w:sz w:val="24"/>
          <w:szCs w:val="24"/>
        </w:rPr>
      </w:pPr>
      <w:bookmarkStart w:colFirst="0" w:colLast="0" w:name="_heading=h.46708ql09gn" w:id="319"/>
      <w:bookmarkEnd w:id="319"/>
      <w:r w:rsidDel="00000000" w:rsidR="00000000" w:rsidRPr="00000000">
        <w:rPr>
          <w:rFonts w:ascii="Arial" w:cs="Arial" w:eastAsia="Arial" w:hAnsi="Arial"/>
          <w:color w:val="000000"/>
          <w:sz w:val="24"/>
          <w:szCs w:val="24"/>
          <w:rtl w:val="0"/>
        </w:rPr>
        <w:t xml:space="preserve">Plan de Pruebas</w:t>
      </w:r>
    </w:p>
    <w:p w:rsidR="00000000" w:rsidDel="00000000" w:rsidP="00000000" w:rsidRDefault="00000000" w:rsidRPr="00000000" w14:paraId="00000A50">
      <w:pPr>
        <w:ind w:left="16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A51">
      <w:pPr>
        <w:spacing w:after="240" w:before="240" w:line="240" w:lineRule="auto"/>
        <w:jc w:val="both"/>
        <w:rPr>
          <w:rFonts w:ascii="Arial" w:cs="Arial" w:eastAsia="Arial" w:hAnsi="Arial"/>
          <w:smallCaps w:val="1"/>
          <w:sz w:val="24"/>
          <w:szCs w:val="24"/>
        </w:rPr>
      </w:pPr>
      <w:r w:rsidDel="00000000" w:rsidR="00000000" w:rsidRPr="00000000">
        <w:rPr>
          <w:rFonts w:ascii="Arial" w:cs="Arial" w:eastAsia="Arial" w:hAnsi="Arial"/>
          <w:smallCaps w:val="1"/>
          <w:sz w:val="24"/>
          <w:szCs w:val="24"/>
          <w:rtl w:val="0"/>
        </w:rPr>
        <w:t xml:space="preserve">El Plan de Pruebas detalla los casos de prueba que se realizarán para validar que los requerimientos funcionales (RF) sean correctamente implementados y que el sistema funcione como se espera en diferentes entornos.</w:t>
      </w:r>
    </w:p>
    <w:p w:rsidR="00000000" w:rsidDel="00000000" w:rsidP="00000000" w:rsidRDefault="00000000" w:rsidRPr="00000000" w14:paraId="00000A52">
      <w:pPr>
        <w:keepNext w:val="0"/>
        <w:keepLines w:val="0"/>
        <w:spacing w:after="80" w:before="360" w:lineRule="auto"/>
        <w:jc w:val="center"/>
        <w:rPr/>
      </w:pPr>
      <w:r w:rsidDel="00000000" w:rsidR="00000000" w:rsidRPr="00000000">
        <w:rPr>
          <w:rtl w:val="0"/>
        </w:rPr>
        <w:t xml:space="preserve">Estructura de los Casos de Prueba</w:t>
      </w:r>
    </w:p>
    <w:p w:rsidR="00000000" w:rsidDel="00000000" w:rsidP="00000000" w:rsidRDefault="00000000" w:rsidRPr="00000000" w14:paraId="00000A53">
      <w:pPr>
        <w:spacing w:after="240" w:before="240" w:line="240" w:lineRule="auto"/>
        <w:jc w:val="center"/>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Cada caso de prueba está compuesto por los siguientes elementos:</w:t>
      </w:r>
    </w:p>
    <w:p w:rsidR="00000000" w:rsidDel="00000000" w:rsidP="00000000" w:rsidRDefault="00000000" w:rsidRPr="00000000" w14:paraId="00000A54">
      <w:pPr>
        <w:numPr>
          <w:ilvl w:val="0"/>
          <w:numId w:val="77"/>
        </w:numPr>
        <w:spacing w:after="0" w:before="24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RF: Requerimiento funcional asociado.</w:t>
        <w:br w:type="textWrapping"/>
      </w:r>
    </w:p>
    <w:p w:rsidR="00000000" w:rsidDel="00000000" w:rsidP="00000000" w:rsidRDefault="00000000" w:rsidRPr="00000000" w14:paraId="00000A55">
      <w:pPr>
        <w:numPr>
          <w:ilvl w:val="0"/>
          <w:numId w:val="77"/>
        </w:numPr>
        <w:spacing w:after="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Caso de uso: Funcionalidad del sistema que se está probando.</w:t>
        <w:br w:type="textWrapping"/>
      </w:r>
    </w:p>
    <w:p w:rsidR="00000000" w:rsidDel="00000000" w:rsidP="00000000" w:rsidRDefault="00000000" w:rsidRPr="00000000" w14:paraId="00000A56">
      <w:pPr>
        <w:numPr>
          <w:ilvl w:val="0"/>
          <w:numId w:val="77"/>
        </w:numPr>
        <w:spacing w:after="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Descripción: Explicación del objetivo de la prueba.</w:t>
        <w:br w:type="textWrapping"/>
      </w:r>
    </w:p>
    <w:p w:rsidR="00000000" w:rsidDel="00000000" w:rsidP="00000000" w:rsidRDefault="00000000" w:rsidRPr="00000000" w14:paraId="00000A57">
      <w:pPr>
        <w:numPr>
          <w:ilvl w:val="0"/>
          <w:numId w:val="77"/>
        </w:numPr>
        <w:spacing w:after="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Precondición: Condiciones necesarias antes de ejecutar la prueba.</w:t>
        <w:br w:type="textWrapping"/>
      </w:r>
    </w:p>
    <w:p w:rsidR="00000000" w:rsidDel="00000000" w:rsidP="00000000" w:rsidRDefault="00000000" w:rsidRPr="00000000" w14:paraId="00000A58">
      <w:pPr>
        <w:numPr>
          <w:ilvl w:val="0"/>
          <w:numId w:val="77"/>
        </w:numPr>
        <w:spacing w:after="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Pasos: Secuencia de acciones para realizar la prueba.</w:t>
        <w:br w:type="textWrapping"/>
      </w:r>
    </w:p>
    <w:p w:rsidR="00000000" w:rsidDel="00000000" w:rsidP="00000000" w:rsidRDefault="00000000" w:rsidRPr="00000000" w14:paraId="00000A59">
      <w:pPr>
        <w:numPr>
          <w:ilvl w:val="0"/>
          <w:numId w:val="77"/>
        </w:numPr>
        <w:spacing w:after="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Resultado esperado: Comportamiento esperado del sistema.</w:t>
        <w:br w:type="textWrapping"/>
      </w:r>
    </w:p>
    <w:p w:rsidR="00000000" w:rsidDel="00000000" w:rsidP="00000000" w:rsidRDefault="00000000" w:rsidRPr="00000000" w14:paraId="00000A5A">
      <w:pPr>
        <w:numPr>
          <w:ilvl w:val="0"/>
          <w:numId w:val="77"/>
        </w:numPr>
        <w:spacing w:after="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Resultado en ambiente de desarrollo: Observaciones en el entorno de desarrollo.</w:t>
        <w:br w:type="textWrapping"/>
      </w:r>
    </w:p>
    <w:p w:rsidR="00000000" w:rsidDel="00000000" w:rsidP="00000000" w:rsidRDefault="00000000" w:rsidRPr="00000000" w14:paraId="00000A5B">
      <w:pPr>
        <w:numPr>
          <w:ilvl w:val="0"/>
          <w:numId w:val="77"/>
        </w:numPr>
        <w:spacing w:after="24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Resultado en ambiente de testing: Observaciones en el entorno de pruebas.</w:t>
        <w:br w:type="textWrapping"/>
      </w:r>
      <w:r w:rsidDel="00000000" w:rsidR="00000000" w:rsidRPr="00000000">
        <w:rPr>
          <w:rtl w:val="0"/>
        </w:rPr>
      </w:r>
    </w:p>
    <w:sdt>
      <w:sdtPr>
        <w:lock w:val="contentLocked"/>
        <w:id w:val="-178080804"/>
        <w:tag w:val="goog_rdk_81"/>
      </w:sdtPr>
      <w:sdtContent>
        <w:tbl>
          <w:tblPr>
            <w:tblStyle w:val="Table47"/>
            <w:tblW w:w="9048.999999999998"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944881889764"/>
            <w:gridCol w:w="734.055118110236"/>
            <w:gridCol w:w="1447"/>
            <w:gridCol w:w="1275"/>
            <w:gridCol w:w="1701"/>
            <w:gridCol w:w="1213"/>
            <w:gridCol w:w="1049"/>
            <w:gridCol w:w="1134"/>
            <w:tblGridChange w:id="0">
              <w:tblGrid>
                <w:gridCol w:w="495.944881889764"/>
                <w:gridCol w:w="734.055118110236"/>
                <w:gridCol w:w="1447"/>
                <w:gridCol w:w="1275"/>
                <w:gridCol w:w="1701"/>
                <w:gridCol w:w="1213"/>
                <w:gridCol w:w="1049"/>
                <w:gridCol w:w="1134"/>
              </w:tblGrid>
            </w:tblGridChange>
          </w:tblGrid>
          <w:tr>
            <w:trPr>
              <w:cantSplit w:val="0"/>
              <w:trHeight w:val="570" w:hRule="atLeast"/>
              <w:tblHeader w:val="0"/>
            </w:trPr>
            <w:tc>
              <w:tcPr>
                <w:shd w:fill="c0c0c0" w:val="clear"/>
                <w:vAlign w:val="center"/>
              </w:tcPr>
              <w:p w:rsidR="00000000" w:rsidDel="00000000" w:rsidP="00000000" w:rsidRDefault="00000000" w:rsidRPr="00000000" w14:paraId="00000A5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w:t>
                </w:r>
              </w:p>
            </w:tc>
            <w:tc>
              <w:tcPr>
                <w:shd w:fill="c0c0c0" w:val="clear"/>
                <w:vAlign w:val="center"/>
              </w:tcPr>
              <w:p w:rsidR="00000000" w:rsidDel="00000000" w:rsidP="00000000" w:rsidRDefault="00000000" w:rsidRPr="00000000" w14:paraId="00000A5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tc>
            <w:tc>
              <w:tcPr>
                <w:shd w:fill="c0c0c0" w:val="clear"/>
                <w:vAlign w:val="center"/>
              </w:tcPr>
              <w:p w:rsidR="00000000" w:rsidDel="00000000" w:rsidP="00000000" w:rsidRDefault="00000000" w:rsidRPr="00000000" w14:paraId="00000A5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shd w:fill="c0c0c0" w:val="clear"/>
              </w:tcPr>
              <w:p w:rsidR="00000000" w:rsidDel="00000000" w:rsidP="00000000" w:rsidRDefault="00000000" w:rsidRPr="00000000" w14:paraId="00000A5F">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A6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shd w:fill="c0c0c0" w:val="clear"/>
                <w:vAlign w:val="center"/>
              </w:tcPr>
              <w:p w:rsidR="00000000" w:rsidDel="00000000" w:rsidP="00000000" w:rsidRDefault="00000000" w:rsidRPr="00000000" w14:paraId="00000A6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Pasos</w:t>
                </w:r>
              </w:p>
            </w:tc>
            <w:tc>
              <w:tcPr>
                <w:shd w:fill="c0c0c0" w:val="clear"/>
                <w:vAlign w:val="center"/>
              </w:tcPr>
              <w:p w:rsidR="00000000" w:rsidDel="00000000" w:rsidP="00000000" w:rsidRDefault="00000000" w:rsidRPr="00000000" w14:paraId="00000A6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Resultado esperado</w:t>
                </w:r>
              </w:p>
            </w:tc>
            <w:tc>
              <w:tcPr>
                <w:shd w:fill="ffff00" w:val="clear"/>
              </w:tcPr>
              <w:p w:rsidR="00000000" w:rsidDel="00000000" w:rsidP="00000000" w:rsidRDefault="00000000" w:rsidRPr="00000000" w14:paraId="00000A6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Resultado ambiente</w:t>
                </w:r>
              </w:p>
              <w:p w:rsidR="00000000" w:rsidDel="00000000" w:rsidP="00000000" w:rsidRDefault="00000000" w:rsidRPr="00000000" w14:paraId="00000A6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w:t>
                </w:r>
              </w:p>
            </w:tc>
            <w:tc>
              <w:tcPr>
                <w:shd w:fill="ffff00" w:val="clear"/>
                <w:vAlign w:val="center"/>
              </w:tcPr>
              <w:p w:rsidR="00000000" w:rsidDel="00000000" w:rsidP="00000000" w:rsidRDefault="00000000" w:rsidRPr="00000000" w14:paraId="00000A6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Resultado ambiente</w:t>
                </w:r>
              </w:p>
              <w:p w:rsidR="00000000" w:rsidDel="00000000" w:rsidP="00000000" w:rsidRDefault="00000000" w:rsidRPr="00000000" w14:paraId="00000A6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testing</w:t>
                </w:r>
              </w:p>
            </w:tc>
          </w:tr>
          <w:tr>
            <w:trPr>
              <w:cantSplit w:val="0"/>
              <w:trHeight w:val="1249" w:hRule="atLeast"/>
              <w:tblHeader w:val="0"/>
            </w:trPr>
            <w:tc>
              <w:tcPr>
                <w:shd w:fill="auto" w:val="clear"/>
              </w:tcPr>
              <w:p w:rsidR="00000000" w:rsidDel="00000000" w:rsidP="00000000" w:rsidRDefault="00000000" w:rsidRPr="00000000" w14:paraId="00000A6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RF00</w:t>
                </w:r>
              </w:p>
            </w:tc>
            <w:tc>
              <w:tcPr>
                <w:shd w:fill="auto" w:val="clear"/>
              </w:tcPr>
              <w:p w:rsidR="00000000" w:rsidDel="00000000" w:rsidP="00000000" w:rsidRDefault="00000000" w:rsidRPr="00000000" w14:paraId="00000A6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w:t>
                </w:r>
              </w:p>
            </w:tc>
            <w:tc>
              <w:tcPr>
                <w:shd w:fill="auto" w:val="clear"/>
              </w:tcPr>
              <w:p w:rsidR="00000000" w:rsidDel="00000000" w:rsidP="00000000" w:rsidRDefault="00000000" w:rsidRPr="00000000" w14:paraId="00000A6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que un usuario pueda registrarse en el sistema correctamente</w:t>
                </w:r>
              </w:p>
            </w:tc>
            <w:tc>
              <w:tcPr/>
              <w:p w:rsidR="00000000" w:rsidDel="00000000" w:rsidP="00000000" w:rsidRDefault="00000000" w:rsidRPr="00000000" w14:paraId="00000A6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existir el usuario en la BD</w:t>
                </w:r>
              </w:p>
            </w:tc>
            <w:tc>
              <w:tcPr>
                <w:shd w:fill="auto" w:val="clear"/>
              </w:tcPr>
              <w:p w:rsidR="00000000" w:rsidDel="00000000" w:rsidP="00000000" w:rsidRDefault="00000000" w:rsidRPr="00000000" w14:paraId="00000A6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1.-Acceder a pagina de registro de usuarios </w:t>
                </w:r>
              </w:p>
              <w:p w:rsidR="00000000" w:rsidDel="00000000" w:rsidP="00000000" w:rsidRDefault="00000000" w:rsidRPr="00000000" w14:paraId="00000A6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datos validos</w:t>
                </w:r>
              </w:p>
              <w:p w:rsidR="00000000" w:rsidDel="00000000" w:rsidP="00000000" w:rsidRDefault="00000000" w:rsidRPr="00000000" w14:paraId="00000A6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Presionar el boton “Registrar”</w:t>
                </w:r>
              </w:p>
            </w:tc>
            <w:tc>
              <w:tcPr>
                <w:shd w:fill="ffffff" w:val="clear"/>
              </w:tcPr>
              <w:p w:rsidR="00000000" w:rsidDel="00000000" w:rsidP="00000000" w:rsidRDefault="00000000" w:rsidRPr="00000000" w14:paraId="00000A6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registrado exitosamente</w:t>
                </w:r>
              </w:p>
            </w:tc>
            <w:tc>
              <w:tcPr/>
              <w:p w:rsidR="00000000" w:rsidDel="00000000" w:rsidP="00000000" w:rsidRDefault="00000000" w:rsidRPr="00000000" w14:paraId="00000A6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c>
              <w:tcPr>
                <w:shd w:fill="auto" w:val="clear"/>
              </w:tcPr>
              <w:p w:rsidR="00000000" w:rsidDel="00000000" w:rsidP="00000000" w:rsidRDefault="00000000" w:rsidRPr="00000000" w14:paraId="00000A7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r>
          <w:tr>
            <w:trPr>
              <w:cantSplit w:val="0"/>
              <w:trHeight w:val="1249" w:hRule="atLeast"/>
              <w:tblHeader w:val="0"/>
            </w:trPr>
            <w:tc>
              <w:tcPr>
                <w:shd w:fill="auto" w:val="clear"/>
              </w:tcPr>
              <w:p w:rsidR="00000000" w:rsidDel="00000000" w:rsidP="00000000" w:rsidRDefault="00000000" w:rsidRPr="00000000" w14:paraId="00000A7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RF01</w:t>
                </w:r>
              </w:p>
            </w:tc>
            <w:tc>
              <w:tcPr>
                <w:shd w:fill="auto" w:val="clear"/>
              </w:tcPr>
              <w:p w:rsidR="00000000" w:rsidDel="00000000" w:rsidP="00000000" w:rsidRDefault="00000000" w:rsidRPr="00000000" w14:paraId="00000A7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tc>
            <w:tc>
              <w:tcPr>
                <w:shd w:fill="auto" w:val="clear"/>
              </w:tcPr>
              <w:p w:rsidR="00000000" w:rsidDel="00000000" w:rsidP="00000000" w:rsidRDefault="00000000" w:rsidRPr="00000000" w14:paraId="00000A7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acceso</w:t>
                </w:r>
              </w:p>
            </w:tc>
            <w:tc>
              <w:tcPr/>
              <w:p w:rsidR="00000000" w:rsidDel="00000000" w:rsidP="00000000" w:rsidRDefault="00000000" w:rsidRPr="00000000" w14:paraId="00000A7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Registrado</w:t>
                </w:r>
              </w:p>
            </w:tc>
            <w:tc>
              <w:tcPr>
                <w:shd w:fill="auto" w:val="clear"/>
              </w:tcPr>
              <w:p w:rsidR="00000000" w:rsidDel="00000000" w:rsidP="00000000" w:rsidRDefault="00000000" w:rsidRPr="00000000" w14:paraId="00000A7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Ingresar credenciales</w:t>
                </w:r>
              </w:p>
            </w:tc>
            <w:tc>
              <w:tcPr>
                <w:shd w:fill="ffffff" w:val="clear"/>
              </w:tcPr>
              <w:p w:rsidR="00000000" w:rsidDel="00000000" w:rsidP="00000000" w:rsidRDefault="00000000" w:rsidRPr="00000000" w14:paraId="00000A7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Acceso exitoso</w:t>
                </w:r>
              </w:p>
            </w:tc>
            <w:tc>
              <w:tcPr/>
              <w:p w:rsidR="00000000" w:rsidDel="00000000" w:rsidP="00000000" w:rsidRDefault="00000000" w:rsidRPr="00000000" w14:paraId="00000A7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c>
              <w:tcPr>
                <w:shd w:fill="auto" w:val="clear"/>
              </w:tcPr>
              <w:p w:rsidR="00000000" w:rsidDel="00000000" w:rsidP="00000000" w:rsidRDefault="00000000" w:rsidRPr="00000000" w14:paraId="00000A7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r>
          <w:tr>
            <w:trPr>
              <w:cantSplit w:val="0"/>
              <w:trHeight w:val="1305" w:hRule="atLeast"/>
              <w:tblHeader w:val="0"/>
            </w:trPr>
            <w:tc>
              <w:tcPr>
                <w:shd w:fill="auto" w:val="clear"/>
              </w:tcPr>
              <w:p w:rsidR="00000000" w:rsidDel="00000000" w:rsidP="00000000" w:rsidRDefault="00000000" w:rsidRPr="00000000" w14:paraId="00000A7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RF02</w:t>
                </w:r>
              </w:p>
            </w:tc>
            <w:tc>
              <w:tcPr>
                <w:shd w:fill="auto" w:val="clear"/>
              </w:tcPr>
              <w:p w:rsidR="00000000" w:rsidDel="00000000" w:rsidP="00000000" w:rsidRDefault="00000000" w:rsidRPr="00000000" w14:paraId="00000A7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Carga expediente</w:t>
                </w:r>
              </w:p>
            </w:tc>
            <w:tc>
              <w:tcPr>
                <w:shd w:fill="auto" w:val="clear"/>
              </w:tcPr>
              <w:p w:rsidR="00000000" w:rsidDel="00000000" w:rsidP="00000000" w:rsidRDefault="00000000" w:rsidRPr="00000000" w14:paraId="00000A7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Subir documento</w:t>
                </w:r>
              </w:p>
            </w:tc>
            <w:tc>
              <w:tcPr/>
              <w:p w:rsidR="00000000" w:rsidDel="00000000" w:rsidP="00000000" w:rsidRDefault="00000000" w:rsidRPr="00000000" w14:paraId="00000A7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logueado</w:t>
                </w:r>
              </w:p>
            </w:tc>
            <w:tc>
              <w:tcPr>
                <w:shd w:fill="auto" w:val="clear"/>
              </w:tcPr>
              <w:p w:rsidR="00000000" w:rsidDel="00000000" w:rsidP="00000000" w:rsidRDefault="00000000" w:rsidRPr="00000000" w14:paraId="00000A7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Cargar PDF y enviar</w:t>
                </w:r>
              </w:p>
            </w:tc>
            <w:tc>
              <w:tcPr>
                <w:shd w:fill="ffffff" w:val="clear"/>
              </w:tcPr>
              <w:p w:rsidR="00000000" w:rsidDel="00000000" w:rsidP="00000000" w:rsidRDefault="00000000" w:rsidRPr="00000000" w14:paraId="00000A7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Expediente registrado</w:t>
                </w:r>
              </w:p>
            </w:tc>
            <w:tc>
              <w:tcPr/>
              <w:p w:rsidR="00000000" w:rsidDel="00000000" w:rsidP="00000000" w:rsidRDefault="00000000" w:rsidRPr="00000000" w14:paraId="00000A7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c>
              <w:tcPr>
                <w:shd w:fill="auto" w:val="clear"/>
              </w:tcPr>
              <w:p w:rsidR="00000000" w:rsidDel="00000000" w:rsidP="00000000" w:rsidRDefault="00000000" w:rsidRPr="00000000" w14:paraId="00000A8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r>
          <w:tr>
            <w:trPr>
              <w:cantSplit w:val="0"/>
              <w:trHeight w:val="1281" w:hRule="atLeast"/>
              <w:tblHeader w:val="0"/>
            </w:trPr>
            <w:tc>
              <w:tcPr>
                <w:shd w:fill="auto" w:val="clear"/>
              </w:tcPr>
              <w:p w:rsidR="00000000" w:rsidDel="00000000" w:rsidP="00000000" w:rsidRDefault="00000000" w:rsidRPr="00000000" w14:paraId="00000A8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RF03</w:t>
                </w:r>
              </w:p>
            </w:tc>
            <w:tc>
              <w:tcPr>
                <w:shd w:fill="auto" w:val="clear"/>
              </w:tcPr>
              <w:p w:rsidR="00000000" w:rsidDel="00000000" w:rsidP="00000000" w:rsidRDefault="00000000" w:rsidRPr="00000000" w14:paraId="00000A8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expediente</w:t>
                </w:r>
              </w:p>
            </w:tc>
            <w:tc>
              <w:tcPr>
                <w:shd w:fill="auto" w:val="clear"/>
              </w:tcPr>
              <w:p w:rsidR="00000000" w:rsidDel="00000000" w:rsidP="00000000" w:rsidRDefault="00000000" w:rsidRPr="00000000" w14:paraId="00000A8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Tecnico revisa</w:t>
                </w:r>
              </w:p>
            </w:tc>
            <w:tc>
              <w:tcPr/>
              <w:p w:rsidR="00000000" w:rsidDel="00000000" w:rsidP="00000000" w:rsidRDefault="00000000" w:rsidRPr="00000000" w14:paraId="00000A8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Expediente cargado</w:t>
                </w:r>
              </w:p>
            </w:tc>
            <w:tc>
              <w:tcPr>
                <w:shd w:fill="auto" w:val="clear"/>
              </w:tcPr>
              <w:p w:rsidR="00000000" w:rsidDel="00000000" w:rsidP="00000000" w:rsidRDefault="00000000" w:rsidRPr="00000000" w14:paraId="00000A8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observación</w:t>
                </w:r>
              </w:p>
            </w:tc>
            <w:tc>
              <w:tcPr>
                <w:shd w:fill="ffffff" w:val="clear"/>
              </w:tcPr>
              <w:p w:rsidR="00000000" w:rsidDel="00000000" w:rsidP="00000000" w:rsidRDefault="00000000" w:rsidRPr="00000000" w14:paraId="00000A8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Observación guardada</w:t>
                </w:r>
              </w:p>
            </w:tc>
            <w:tc>
              <w:tcPr/>
              <w:p w:rsidR="00000000" w:rsidDel="00000000" w:rsidP="00000000" w:rsidRDefault="00000000" w:rsidRPr="00000000" w14:paraId="00000A8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c>
              <w:tcPr>
                <w:shd w:fill="auto" w:val="clear"/>
              </w:tcPr>
              <w:p w:rsidR="00000000" w:rsidDel="00000000" w:rsidP="00000000" w:rsidRDefault="00000000" w:rsidRPr="00000000" w14:paraId="00000A8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r>
          <w:tr>
            <w:trPr>
              <w:cantSplit w:val="0"/>
              <w:trHeight w:val="1350" w:hRule="atLeast"/>
              <w:tblHeader w:val="0"/>
            </w:trPr>
            <w:tc>
              <w:tcPr>
                <w:shd w:fill="auto" w:val="clear"/>
              </w:tcPr>
              <w:p w:rsidR="00000000" w:rsidDel="00000000" w:rsidP="00000000" w:rsidRDefault="00000000" w:rsidRPr="00000000" w14:paraId="00000A8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RF04</w:t>
                </w:r>
              </w:p>
            </w:tc>
            <w:tc>
              <w:tcPr>
                <w:shd w:fill="auto" w:val="clear"/>
              </w:tcPr>
              <w:p w:rsidR="00000000" w:rsidDel="00000000" w:rsidP="00000000" w:rsidRDefault="00000000" w:rsidRPr="00000000" w14:paraId="00000A8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constancia</w:t>
                </w:r>
              </w:p>
            </w:tc>
            <w:tc>
              <w:tcPr>
                <w:shd w:fill="auto" w:val="clear"/>
              </w:tcPr>
              <w:p w:rsidR="00000000" w:rsidDel="00000000" w:rsidP="00000000" w:rsidRDefault="00000000" w:rsidRPr="00000000" w14:paraId="00000A8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Director firma</w:t>
                </w:r>
              </w:p>
            </w:tc>
            <w:tc>
              <w:tcPr/>
              <w:p w:rsidR="00000000" w:rsidDel="00000000" w:rsidP="00000000" w:rsidRDefault="00000000" w:rsidRPr="00000000" w14:paraId="00000A8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Expediente válido</w:t>
                </w:r>
              </w:p>
            </w:tc>
            <w:tc>
              <w:tcPr>
                <w:shd w:fill="auto" w:val="clear"/>
              </w:tcPr>
              <w:p w:rsidR="00000000" w:rsidDel="00000000" w:rsidP="00000000" w:rsidRDefault="00000000" w:rsidRPr="00000000" w14:paraId="00000A8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trámite</w:t>
                </w:r>
              </w:p>
            </w:tc>
            <w:tc>
              <w:tcPr>
                <w:shd w:fill="ffffff" w:val="clear"/>
              </w:tcPr>
              <w:p w:rsidR="00000000" w:rsidDel="00000000" w:rsidP="00000000" w:rsidRDefault="00000000" w:rsidRPr="00000000" w14:paraId="00000A8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Expediente aprobado</w:t>
                </w:r>
              </w:p>
            </w:tc>
            <w:tc>
              <w:tcPr/>
              <w:p w:rsidR="00000000" w:rsidDel="00000000" w:rsidP="00000000" w:rsidRDefault="00000000" w:rsidRPr="00000000" w14:paraId="00000A8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c>
              <w:tcPr>
                <w:shd w:fill="auto" w:val="clear"/>
              </w:tcPr>
              <w:p w:rsidR="00000000" w:rsidDel="00000000" w:rsidP="00000000" w:rsidRDefault="00000000" w:rsidRPr="00000000" w14:paraId="00000A9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r>
          <w:tr>
            <w:trPr>
              <w:cantSplit w:val="0"/>
              <w:trHeight w:val="1350" w:hRule="atLeast"/>
              <w:tblHeader w:val="0"/>
            </w:trPr>
            <w:tc>
              <w:tcPr>
                <w:shd w:fill="auto" w:val="clear"/>
              </w:tcPr>
              <w:p w:rsidR="00000000" w:rsidDel="00000000" w:rsidP="00000000" w:rsidRDefault="00000000" w:rsidRPr="00000000" w14:paraId="00000A9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RF05</w:t>
                </w:r>
              </w:p>
            </w:tc>
            <w:tc>
              <w:tcPr>
                <w:shd w:fill="auto" w:val="clear"/>
              </w:tcPr>
              <w:p w:rsidR="00000000" w:rsidDel="00000000" w:rsidP="00000000" w:rsidRDefault="00000000" w:rsidRPr="00000000" w14:paraId="00000A9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Búsqueda de expediente</w:t>
                </w:r>
              </w:p>
            </w:tc>
            <w:tc>
              <w:tcPr>
                <w:shd w:fill="auto" w:val="clear"/>
              </w:tcPr>
              <w:p w:rsidR="00000000" w:rsidDel="00000000" w:rsidP="00000000" w:rsidRDefault="00000000" w:rsidRPr="00000000" w14:paraId="00000A9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se pueda buscar un expediente por numero o nombre</w:t>
                </w:r>
              </w:p>
            </w:tc>
            <w:tc>
              <w:tcPr/>
              <w:p w:rsidR="00000000" w:rsidDel="00000000" w:rsidP="00000000" w:rsidRDefault="00000000" w:rsidRPr="00000000" w14:paraId="00000A9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Expediente existente en la BD</w:t>
                </w:r>
              </w:p>
            </w:tc>
            <w:tc>
              <w:tcPr>
                <w:shd w:fill="auto" w:val="clear"/>
              </w:tcPr>
              <w:p w:rsidR="00000000" w:rsidDel="00000000" w:rsidP="00000000" w:rsidRDefault="00000000" w:rsidRPr="00000000" w14:paraId="00000A9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criterio de búsqueda.</w:t>
                </w:r>
              </w:p>
              <w:p w:rsidR="00000000" w:rsidDel="00000000" w:rsidP="00000000" w:rsidRDefault="00000000" w:rsidRPr="00000000" w14:paraId="00000A9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Presionar “Buscar”</w:t>
                </w:r>
              </w:p>
            </w:tc>
            <w:tc>
              <w:tcPr>
                <w:shd w:fill="ffffff" w:val="clear"/>
              </w:tcPr>
              <w:p w:rsidR="00000000" w:rsidDel="00000000" w:rsidP="00000000" w:rsidRDefault="00000000" w:rsidRPr="00000000" w14:paraId="00000A9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correctos mostrados</w:t>
                </w:r>
              </w:p>
            </w:tc>
            <w:tc>
              <w:tcPr/>
              <w:p w:rsidR="00000000" w:rsidDel="00000000" w:rsidP="00000000" w:rsidRDefault="00000000" w:rsidRPr="00000000" w14:paraId="00000A9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c>
              <w:tcPr>
                <w:shd w:fill="auto" w:val="clear"/>
              </w:tcPr>
              <w:p w:rsidR="00000000" w:rsidDel="00000000" w:rsidP="00000000" w:rsidRDefault="00000000" w:rsidRPr="00000000" w14:paraId="00000A99">
                <w:pPr>
                  <w:keepNext w:val="1"/>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r>
        </w:tbl>
      </w:sdtContent>
    </w:sdt>
    <w:p w:rsidR="00000000" w:rsidDel="00000000" w:rsidP="00000000" w:rsidRDefault="00000000" w:rsidRPr="00000000" w14:paraId="00000A9A">
      <w:pP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9B">
      <w:pPr>
        <w:keepNext w:val="0"/>
        <w:keepLines w:val="0"/>
        <w:spacing w:after="80" w:before="360" w:lineRule="auto"/>
        <w:jc w:val="center"/>
        <w:rPr>
          <w:rFonts w:ascii="Arial" w:cs="Arial" w:eastAsia="Arial" w:hAnsi="Arial"/>
        </w:rPr>
      </w:pPr>
      <w:r w:rsidDel="00000000" w:rsidR="00000000" w:rsidRPr="00000000">
        <w:rPr>
          <w:rFonts w:ascii="Arial" w:cs="Arial" w:eastAsia="Arial" w:hAnsi="Arial"/>
          <w:rtl w:val="0"/>
        </w:rPr>
        <w:t xml:space="preserve">Observaciones</w:t>
      </w:r>
    </w:p>
    <w:p w:rsidR="00000000" w:rsidDel="00000000" w:rsidP="00000000" w:rsidRDefault="00000000" w:rsidRPr="00000000" w14:paraId="00000A9C">
      <w:pPr>
        <w:numPr>
          <w:ilvl w:val="0"/>
          <w:numId w:val="79"/>
        </w:numPr>
        <w:spacing w:after="0" w:before="24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Ambiente de Desarrollo: Se realizaron pruebas con datos ficticios en un entorno local.</w:t>
        <w:br w:type="textWrapping"/>
      </w:r>
    </w:p>
    <w:p w:rsidR="00000000" w:rsidDel="00000000" w:rsidP="00000000" w:rsidRDefault="00000000" w:rsidRPr="00000000" w14:paraId="00000A9D">
      <w:pPr>
        <w:numPr>
          <w:ilvl w:val="0"/>
          <w:numId w:val="79"/>
        </w:numPr>
        <w:spacing w:after="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Ambiente de Testing: Se ejecutaron las pruebas en un servidor de pruebas con múltiples usuarios.</w:t>
        <w:br w:type="textWrapping"/>
      </w:r>
    </w:p>
    <w:p w:rsidR="00000000" w:rsidDel="00000000" w:rsidP="00000000" w:rsidRDefault="00000000" w:rsidRPr="00000000" w14:paraId="00000A9E">
      <w:pPr>
        <w:numPr>
          <w:ilvl w:val="0"/>
          <w:numId w:val="79"/>
        </w:numPr>
        <w:spacing w:after="240" w:line="240" w:lineRule="auto"/>
        <w:ind w:left="720" w:hanging="360"/>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Estrategia: Pruebas iterativas en cada sprint para corregir errores antes de avanzar.</w:t>
        <w:br w:type="textWrapping"/>
      </w:r>
    </w:p>
    <w:p w:rsidR="00000000" w:rsidDel="00000000" w:rsidP="00000000" w:rsidRDefault="00000000" w:rsidRPr="00000000" w14:paraId="00000A9F">
      <w:pPr>
        <w:spacing w:line="240" w:lineRule="auto"/>
        <w:jc w:val="center"/>
        <w:rPr>
          <w:rFonts w:ascii="Arial" w:cs="Arial" w:eastAsia="Arial" w:hAnsi="Arial"/>
          <w:b w:val="1"/>
          <w:bCs w:val="1"/>
          <w:smallCap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spacing w:after="240" w:before="240" w:line="240" w:lineRule="auto"/>
        <w:jc w:val="center"/>
        <w:rPr>
          <w:rFonts w:ascii="Arial" w:cs="Arial" w:eastAsia="Arial" w:hAnsi="Arial"/>
          <w:b w:val="1"/>
          <w:bCs w:val="1"/>
          <w:smallCaps w:val="1"/>
          <w:sz w:val="24"/>
          <w:szCs w:val="24"/>
        </w:rPr>
      </w:pPr>
      <w:r w:rsidDel="00000000" w:rsidR="00000000" w:rsidRPr="00000000">
        <w:rPr>
          <w:rFonts w:ascii="Arial" w:cs="Arial" w:eastAsia="Arial" w:hAnsi="Arial"/>
          <w:b w:val="1"/>
          <w:bCs w:val="1"/>
          <w:smallCaps w:val="1"/>
          <w:sz w:val="24"/>
          <w:szCs w:val="24"/>
          <w:rtl w:val="0"/>
        </w:rPr>
        <w:t xml:space="preserve">Este plan de pruebas asegura la calidad y estabilidad del Sistema de Expedientes Digitales, validando su correcto funcionamiento antes de su despliegue final. </w:t>
      </w:r>
    </w:p>
    <w:p w:rsidR="00000000" w:rsidDel="00000000" w:rsidP="00000000" w:rsidRDefault="00000000" w:rsidRPr="00000000" w14:paraId="00000AA1">
      <w:pPr>
        <w:spacing w:after="240" w:before="240" w:line="240" w:lineRule="auto"/>
        <w:jc w:val="center"/>
        <w:rPr>
          <w:rFonts w:ascii="Arial" w:cs="Arial" w:eastAsia="Arial" w:hAnsi="Arial"/>
          <w:b w:val="1"/>
          <w:bCs w:val="1"/>
          <w:smallCaps w:val="1"/>
          <w:sz w:val="24"/>
          <w:szCs w:val="24"/>
        </w:rPr>
      </w:pPr>
      <w:r w:rsidDel="00000000" w:rsidR="00000000" w:rsidRPr="00000000">
        <w:rPr>
          <w:rtl w:val="0"/>
        </w:rPr>
      </w:r>
    </w:p>
    <w:p w:rsidR="00000000" w:rsidDel="00000000" w:rsidP="00000000" w:rsidRDefault="00000000" w:rsidRPr="00000000" w14:paraId="00000AA2">
      <w:pPr>
        <w:pStyle w:val="Heading1"/>
        <w:numPr>
          <w:ilvl w:val="0"/>
          <w:numId w:val="85"/>
        </w:numPr>
        <w:ind w:left="645" w:hanging="645"/>
        <w:rPr>
          <w:rFonts w:ascii="Arial" w:cs="Arial" w:eastAsia="Arial" w:hAnsi="Arial"/>
          <w:b w:val="1"/>
          <w:bCs w:val="1"/>
          <w:color w:val="000000"/>
          <w:sz w:val="26"/>
          <w:szCs w:val="26"/>
        </w:rPr>
      </w:pPr>
      <w:bookmarkStart w:colFirst="0" w:colLast="0" w:name="_heading=h.nen0ylf9ldsk" w:id="320"/>
      <w:bookmarkEnd w:id="320"/>
      <w:r w:rsidDel="00000000" w:rsidR="00000000" w:rsidRPr="00000000">
        <w:rPr>
          <w:rFonts w:ascii="Arial" w:cs="Arial" w:eastAsia="Arial" w:hAnsi="Arial"/>
          <w:b w:val="1"/>
          <w:bCs w:val="1"/>
          <w:color w:val="000000"/>
          <w:sz w:val="26"/>
          <w:szCs w:val="26"/>
          <w:rtl w:val="0"/>
        </w:rPr>
        <w:t xml:space="preserve">Manual del usuario</w:t>
      </w:r>
    </w:p>
    <w:p w:rsidR="00000000" w:rsidDel="00000000" w:rsidP="00000000" w:rsidRDefault="00000000" w:rsidRPr="00000000" w14:paraId="00000AA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A4">
      <w:pP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Introducción</w:t>
      </w:r>
    </w:p>
    <w:p w:rsidR="00000000" w:rsidDel="00000000" w:rsidP="00000000" w:rsidRDefault="00000000" w:rsidRPr="00000000" w14:paraId="00000AA5">
      <w:pP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AA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“SIGEDEX” es un sistema web de gestión de expedientes digitales desarrollado para la Dirección Provincial del Agua (D.P.A.) de Tucumán. Su objetivo es digitalizar y agilizar el circuito administrativo de los trámites, reemplazando el proceso en papel por un flujo completamente electrónico, incluyendo la gestión del pago del arancel de inicio.</w:t>
      </w:r>
    </w:p>
    <w:p w:rsidR="00000000" w:rsidDel="00000000" w:rsidP="00000000" w:rsidRDefault="00000000" w:rsidRPr="00000000" w14:paraId="00000AA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A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¿Qué permite SIGEDEX?</w:t>
      </w:r>
    </w:p>
    <w:p w:rsidR="00000000" w:rsidDel="00000000" w:rsidP="00000000" w:rsidRDefault="00000000" w:rsidRPr="00000000" w14:paraId="00000AA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A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Registrarse como usuario y gestionar el propio perfil en línea.</w:t>
      </w:r>
    </w:p>
    <w:p w:rsidR="00000000" w:rsidDel="00000000" w:rsidP="00000000" w:rsidRDefault="00000000" w:rsidRPr="00000000" w14:paraId="00000AA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Crear y presentar expedientes con pago del arancel integrado (Mercado Pago).</w:t>
      </w:r>
    </w:p>
    <w:p w:rsidR="00000000" w:rsidDel="00000000" w:rsidP="00000000" w:rsidRDefault="00000000" w:rsidRPr="00000000" w14:paraId="00000AA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Seguir el estado de un trámite en tiempo real con observaciones por área.</w:t>
      </w:r>
    </w:p>
    <w:p w:rsidR="00000000" w:rsidDel="00000000" w:rsidP="00000000" w:rsidRDefault="00000000" w:rsidRPr="00000000" w14:paraId="00000AA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Asignar expedientes a profesionales técnicos con informe administrativo.</w:t>
      </w:r>
    </w:p>
    <w:p w:rsidR="00000000" w:rsidDel="00000000" w:rsidP="00000000" w:rsidRDefault="00000000" w:rsidRPr="00000000" w14:paraId="00000AA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Registrar análisis, informes y documentación adjunta en cada etapa.</w:t>
      </w:r>
    </w:p>
    <w:p w:rsidR="00000000" w:rsidDel="00000000" w:rsidP="00000000" w:rsidRDefault="00000000" w:rsidRPr="00000000" w14:paraId="00000AA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Aprobar o rechazar expedientes desde la Dirección.</w:t>
      </w:r>
    </w:p>
    <w:p w:rsidR="00000000" w:rsidDel="00000000" w:rsidP="00000000" w:rsidRDefault="00000000" w:rsidRPr="00000000" w14:paraId="00000AB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Notificar automáticamente al presentante sobre el resultado de su trámite.</w:t>
      </w:r>
    </w:p>
    <w:p w:rsidR="00000000" w:rsidDel="00000000" w:rsidP="00000000" w:rsidRDefault="00000000" w:rsidRPr="00000000" w14:paraId="00000AB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Generar reportes en PDF de las distintas bandejas de trabajo.</w:t>
      </w:r>
    </w:p>
    <w:p w:rsidR="00000000" w:rsidDel="00000000" w:rsidP="00000000" w:rsidRDefault="00000000" w:rsidRPr="00000000" w14:paraId="00000AB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B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B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B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Flujo general del expediente</w:t>
      </w:r>
    </w:p>
    <w:p w:rsidR="00000000" w:rsidDel="00000000" w:rsidP="00000000" w:rsidRDefault="00000000" w:rsidRPr="00000000" w14:paraId="00000AB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B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-Presentante se registra y crea el trámite (+ paga el arancel)</w:t>
      </w:r>
    </w:p>
    <w:p w:rsidR="00000000" w:rsidDel="00000000" w:rsidP="00000000" w:rsidRDefault="00000000" w:rsidRPr="00000000" w14:paraId="00000AB8">
      <w:pPr>
        <w:spacing w:after="0" w:lineRule="auto"/>
        <w:jc w:val="both"/>
        <w:rPr>
          <w:rFonts w:ascii="Arial" w:cs="Arial" w:eastAsia="Arial" w:hAnsi="Arial"/>
          <w:sz w:val="24"/>
          <w:szCs w:val="24"/>
        </w:rPr>
      </w:pPr>
      <w:sdt>
        <w:sdtPr>
          <w:id w:val="-1318876952"/>
          <w:tag w:val="goog_rdk_82"/>
        </w:sdtPr>
        <w:sdtContent>
          <w:r w:rsidDel="00000000" w:rsidR="00000000" w:rsidRPr="00000000">
            <w:rPr>
              <w:rFonts w:ascii="Arial Unicode MS" w:cs="Arial Unicode MS" w:eastAsia="Arial Unicode MS" w:hAnsi="Arial Unicode MS"/>
              <w:sz w:val="24"/>
              <w:szCs w:val="24"/>
              <w:rtl w:val="0"/>
            </w:rPr>
            <w:t xml:space="preserve">    </w:t>
            <w:tab/>
            <w:t xml:space="preserve">↓</w:t>
          </w:r>
        </w:sdtContent>
      </w:sdt>
    </w:p>
    <w:p w:rsidR="00000000" w:rsidDel="00000000" w:rsidP="00000000" w:rsidRDefault="00000000" w:rsidRPr="00000000" w14:paraId="00000AB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-Administrativo realiza el pase al Técnico (con informe)</w:t>
      </w:r>
    </w:p>
    <w:p w:rsidR="00000000" w:rsidDel="00000000" w:rsidP="00000000" w:rsidRDefault="00000000" w:rsidRPr="00000000" w14:paraId="00000ABA">
      <w:pPr>
        <w:spacing w:after="0" w:lineRule="auto"/>
        <w:jc w:val="both"/>
        <w:rPr>
          <w:rFonts w:ascii="Arial" w:cs="Arial" w:eastAsia="Arial" w:hAnsi="Arial"/>
          <w:sz w:val="24"/>
          <w:szCs w:val="24"/>
        </w:rPr>
      </w:pPr>
      <w:sdt>
        <w:sdtPr>
          <w:id w:val="1970712076"/>
          <w:tag w:val="goog_rdk_83"/>
        </w:sdtPr>
        <w:sdtContent>
          <w:r w:rsidDel="00000000" w:rsidR="00000000" w:rsidRPr="00000000">
            <w:rPr>
              <w:rFonts w:ascii="Arial Unicode MS" w:cs="Arial Unicode MS" w:eastAsia="Arial Unicode MS" w:hAnsi="Arial Unicode MS"/>
              <w:sz w:val="24"/>
              <w:szCs w:val="24"/>
              <w:rtl w:val="0"/>
            </w:rPr>
            <w:t xml:space="preserve">    </w:t>
            <w:tab/>
            <w:t xml:space="preserve">↓</w:t>
          </w:r>
        </w:sdtContent>
      </w:sdt>
    </w:p>
    <w:p w:rsidR="00000000" w:rsidDel="00000000" w:rsidP="00000000" w:rsidRDefault="00000000" w:rsidRPr="00000000" w14:paraId="00000AB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-Técnico recepciona, analiza y realiza el pase al área Jurídica</w:t>
      </w:r>
    </w:p>
    <w:p w:rsidR="00000000" w:rsidDel="00000000" w:rsidP="00000000" w:rsidRDefault="00000000" w:rsidRPr="00000000" w14:paraId="00000ABC">
      <w:pPr>
        <w:spacing w:after="0" w:lineRule="auto"/>
        <w:jc w:val="both"/>
        <w:rPr>
          <w:rFonts w:ascii="Arial" w:cs="Arial" w:eastAsia="Arial" w:hAnsi="Arial"/>
          <w:sz w:val="24"/>
          <w:szCs w:val="24"/>
        </w:rPr>
      </w:pPr>
      <w:sdt>
        <w:sdtPr>
          <w:id w:val="-610827552"/>
          <w:tag w:val="goog_rdk_84"/>
        </w:sdtPr>
        <w:sdtContent>
          <w:r w:rsidDel="00000000" w:rsidR="00000000" w:rsidRPr="00000000">
            <w:rPr>
              <w:rFonts w:ascii="Arial Unicode MS" w:cs="Arial Unicode MS" w:eastAsia="Arial Unicode MS" w:hAnsi="Arial Unicode MS"/>
              <w:sz w:val="24"/>
              <w:szCs w:val="24"/>
              <w:rtl w:val="0"/>
            </w:rPr>
            <w:t xml:space="preserve">    </w:t>
            <w:tab/>
            <w:t xml:space="preserve">↓</w:t>
          </w:r>
        </w:sdtContent>
      </w:sdt>
    </w:p>
    <w:p w:rsidR="00000000" w:rsidDel="00000000" w:rsidP="00000000" w:rsidRDefault="00000000" w:rsidRPr="00000000" w14:paraId="00000AB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-Jurídico recepciona, elabora dictamen y realiza el pase a la Dirección</w:t>
      </w:r>
    </w:p>
    <w:p w:rsidR="00000000" w:rsidDel="00000000" w:rsidP="00000000" w:rsidRDefault="00000000" w:rsidRPr="00000000" w14:paraId="00000ABE">
      <w:pPr>
        <w:spacing w:after="0" w:lineRule="auto"/>
        <w:jc w:val="both"/>
        <w:rPr>
          <w:rFonts w:ascii="Arial" w:cs="Arial" w:eastAsia="Arial" w:hAnsi="Arial"/>
          <w:sz w:val="24"/>
          <w:szCs w:val="24"/>
        </w:rPr>
      </w:pPr>
      <w:sdt>
        <w:sdtPr>
          <w:id w:val="1894982410"/>
          <w:tag w:val="goog_rdk_85"/>
        </w:sdtPr>
        <w:sdtContent>
          <w:r w:rsidDel="00000000" w:rsidR="00000000" w:rsidRPr="00000000">
            <w:rPr>
              <w:rFonts w:ascii="Arial Unicode MS" w:cs="Arial Unicode MS" w:eastAsia="Arial Unicode MS" w:hAnsi="Arial Unicode MS"/>
              <w:sz w:val="24"/>
              <w:szCs w:val="24"/>
              <w:rtl w:val="0"/>
            </w:rPr>
            <w:t xml:space="preserve">    </w:t>
            <w:tab/>
            <w:t xml:space="preserve">↓</w:t>
          </w:r>
        </w:sdtContent>
      </w:sdt>
    </w:p>
    <w:p w:rsidR="00000000" w:rsidDel="00000000" w:rsidP="00000000" w:rsidRDefault="00000000" w:rsidRPr="00000000" w14:paraId="00000AB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-Director revisa toda la documentación y aprueba o rechaza</w:t>
      </w:r>
    </w:p>
    <w:p w:rsidR="00000000" w:rsidDel="00000000" w:rsidP="00000000" w:rsidRDefault="00000000" w:rsidRPr="00000000" w14:paraId="00000AC0">
      <w:pPr>
        <w:spacing w:after="0" w:lineRule="auto"/>
        <w:jc w:val="both"/>
        <w:rPr>
          <w:rFonts w:ascii="Arial" w:cs="Arial" w:eastAsia="Arial" w:hAnsi="Arial"/>
          <w:sz w:val="24"/>
          <w:szCs w:val="24"/>
        </w:rPr>
      </w:pPr>
      <w:sdt>
        <w:sdtPr>
          <w:id w:val="-1315865357"/>
          <w:tag w:val="goog_rdk_86"/>
        </w:sdtPr>
        <w:sdtContent>
          <w:r w:rsidDel="00000000" w:rsidR="00000000" w:rsidRPr="00000000">
            <w:rPr>
              <w:rFonts w:ascii="Arial Unicode MS" w:cs="Arial Unicode MS" w:eastAsia="Arial Unicode MS" w:hAnsi="Arial Unicode MS"/>
              <w:sz w:val="24"/>
              <w:szCs w:val="24"/>
              <w:rtl w:val="0"/>
            </w:rPr>
            <w:t xml:space="preserve">    </w:t>
            <w:tab/>
            <w:t xml:space="preserve">↓</w:t>
          </w:r>
        </w:sdtContent>
      </w:sdt>
    </w:p>
    <w:p w:rsidR="00000000" w:rsidDel="00000000" w:rsidP="00000000" w:rsidRDefault="00000000" w:rsidRPr="00000000" w14:paraId="00000AC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-Presentante recibe notificación por correo electrónico</w:t>
      </w:r>
    </w:p>
    <w:p w:rsidR="00000000" w:rsidDel="00000000" w:rsidP="00000000" w:rsidRDefault="00000000" w:rsidRPr="00000000" w14:paraId="00000AC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C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C4">
      <w:pPr>
        <w:spacing w:after="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2. Requisitos del sistema</w:t>
      </w:r>
    </w:p>
    <w:p w:rsidR="00000000" w:rsidDel="00000000" w:rsidP="00000000" w:rsidRDefault="00000000" w:rsidRPr="00000000" w14:paraId="00000AC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C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Componente  Requisito mínimo</w:t>
      </w:r>
    </w:p>
    <w:p w:rsidR="00000000" w:rsidDel="00000000" w:rsidP="00000000" w:rsidRDefault="00000000" w:rsidRPr="00000000" w14:paraId="00000AC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AC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Navegador web  Google Chrome 90+, Firefox 88+, Edge 90+</w:t>
      </w:r>
    </w:p>
    <w:p w:rsidR="00000000" w:rsidDel="00000000" w:rsidP="00000000" w:rsidRDefault="00000000" w:rsidRPr="00000000" w14:paraId="00000AC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Conexión a Internet  1 Mbps o superior</w:t>
      </w:r>
    </w:p>
    <w:p w:rsidR="00000000" w:rsidDel="00000000" w:rsidP="00000000" w:rsidRDefault="00000000" w:rsidRPr="00000000" w14:paraId="00000AC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Resolución de pantalla  1280 × 720 px o superior</w:t>
      </w:r>
    </w:p>
    <w:p w:rsidR="00000000" w:rsidDel="00000000" w:rsidP="00000000" w:rsidRDefault="00000000" w:rsidRPr="00000000" w14:paraId="00000AC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Dispositivo  PC de escritorio, notebook o tablet</w:t>
      </w:r>
    </w:p>
    <w:p w:rsidR="00000000" w:rsidDel="00000000" w:rsidP="00000000" w:rsidRDefault="00000000" w:rsidRPr="00000000" w14:paraId="00000AC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C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Nota: No se requiere instalación de software adicional. El sistema funciona completamente desde el navegador web.</w:t>
      </w:r>
    </w:p>
    <w:p w:rsidR="00000000" w:rsidDel="00000000" w:rsidP="00000000" w:rsidRDefault="00000000" w:rsidRPr="00000000" w14:paraId="00000AC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C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AD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D1">
      <w:pP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3. Acceso al sistema</w:t>
      </w:r>
    </w:p>
    <w:p w:rsidR="00000000" w:rsidDel="00000000" w:rsidP="00000000" w:rsidRDefault="00000000" w:rsidRPr="00000000" w14:paraId="00000AD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D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3.1 Iniciar sesión</w:t>
      </w:r>
    </w:p>
    <w:p w:rsidR="00000000" w:rsidDel="00000000" w:rsidP="00000000" w:rsidRDefault="00000000" w:rsidRPr="00000000" w14:paraId="00000AD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D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ingresar al sistema, el usuario debe abrir su navegador y acceder a la URL del sistema.</w:t>
      </w:r>
    </w:p>
    <w:p w:rsidR="00000000" w:rsidDel="00000000" w:rsidP="00000000" w:rsidRDefault="00000000" w:rsidRPr="00000000" w14:paraId="00000AD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D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781300"/>
            <wp:effectExtent b="0" l="0" r="0" t="0"/>
            <wp:docPr id="27"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58486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AD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D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el correo electrónico en el campo correspondiente.</w:t>
      </w:r>
    </w:p>
    <w:p w:rsidR="00000000" w:rsidDel="00000000" w:rsidP="00000000" w:rsidRDefault="00000000" w:rsidRPr="00000000" w14:paraId="00000AD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la contraseña.</w:t>
      </w:r>
    </w:p>
    <w:p w:rsidR="00000000" w:rsidDel="00000000" w:rsidP="00000000" w:rsidRDefault="00000000" w:rsidRPr="00000000" w14:paraId="00000AD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Hacer clic en el botón "Iniciar sesión".</w:t>
      </w:r>
    </w:p>
    <w:p w:rsidR="00000000" w:rsidDel="00000000" w:rsidP="00000000" w:rsidRDefault="00000000" w:rsidRPr="00000000" w14:paraId="00000AD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D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Si los datos son correctos, el sistema redireccionará automáticamente a la portada del rol correspondiente al usuario.</w:t>
      </w:r>
    </w:p>
    <w:p w:rsidR="00000000" w:rsidDel="00000000" w:rsidP="00000000" w:rsidRDefault="00000000" w:rsidRPr="00000000" w14:paraId="00000AD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D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AE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E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3.2 Recuperación de contraseña</w:t>
      </w:r>
    </w:p>
    <w:p w:rsidR="00000000" w:rsidDel="00000000" w:rsidP="00000000" w:rsidRDefault="00000000" w:rsidRPr="00000000" w14:paraId="00000AE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E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haber olvidado la contraseña:</w:t>
      </w:r>
    </w:p>
    <w:p w:rsidR="00000000" w:rsidDel="00000000" w:rsidP="00000000" w:rsidRDefault="00000000" w:rsidRPr="00000000" w14:paraId="00000AE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E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Hacer clic en el enlace "¿Olvidaste tu contraseña?" en la pantalla de inicio de sesión.</w:t>
      </w:r>
    </w:p>
    <w:p w:rsidR="00000000" w:rsidDel="00000000" w:rsidP="00000000" w:rsidRDefault="00000000" w:rsidRPr="00000000" w14:paraId="00000AE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el correo electrónico registrado.</w:t>
      </w:r>
    </w:p>
    <w:p w:rsidR="00000000" w:rsidDel="00000000" w:rsidP="00000000" w:rsidRDefault="00000000" w:rsidRPr="00000000" w14:paraId="00000AE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sistema enviará un enlace de recuperación al correo indicado.</w:t>
      </w:r>
    </w:p>
    <w:p w:rsidR="00000000" w:rsidDel="00000000" w:rsidP="00000000" w:rsidRDefault="00000000" w:rsidRPr="00000000" w14:paraId="00000AE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Seguir el enlace recibido y establecer una nueva contraseña.</w:t>
      </w:r>
    </w:p>
    <w:p w:rsidR="00000000" w:rsidDel="00000000" w:rsidP="00000000" w:rsidRDefault="00000000" w:rsidRPr="00000000" w14:paraId="00000AE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E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832100"/>
            <wp:effectExtent b="0" l="0" r="0" t="0"/>
            <wp:docPr id="1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84864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E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AE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E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3.3 Cerrar sesión</w:t>
      </w:r>
    </w:p>
    <w:p w:rsidR="00000000" w:rsidDel="00000000" w:rsidP="00000000" w:rsidRDefault="00000000" w:rsidRPr="00000000" w14:paraId="00000AE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F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salir del sistema de forma segura, hacer clic en el botón "Salir" o "Cerrar sesión" que se encuentra en la barra de navegación superior.</w:t>
      </w:r>
    </w:p>
    <w:p w:rsidR="00000000" w:rsidDel="00000000" w:rsidP="00000000" w:rsidRDefault="00000000" w:rsidRPr="00000000" w14:paraId="00000AF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F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AF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F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4. Roles y permisos</w:t>
      </w:r>
    </w:p>
    <w:p w:rsidR="00000000" w:rsidDel="00000000" w:rsidP="00000000" w:rsidRDefault="00000000" w:rsidRPr="00000000" w14:paraId="00000AF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F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cuenta con cinco roles de usuario, cada uno con acceso a las funcionalidades correspondientes a su área de trabajo:</w:t>
      </w:r>
    </w:p>
    <w:p w:rsidR="00000000" w:rsidDel="00000000" w:rsidP="00000000" w:rsidRDefault="00000000" w:rsidRPr="00000000" w14:paraId="00000AF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AF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Rol  Descripción</w:t>
      </w:r>
    </w:p>
    <w:p w:rsidR="00000000" w:rsidDel="00000000" w:rsidP="00000000" w:rsidRDefault="00000000" w:rsidRPr="00000000" w14:paraId="00000AF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AF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Presentante  Usuario externo que crea y consulta sus propios expedientes.</w:t>
      </w:r>
    </w:p>
    <w:p w:rsidR="00000000" w:rsidDel="00000000" w:rsidP="00000000" w:rsidRDefault="00000000" w:rsidRPr="00000000" w14:paraId="00000AF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Administrativo  Gestiona la asignación inicial de expedientes a los profesionales.</w:t>
      </w:r>
    </w:p>
    <w:p w:rsidR="00000000" w:rsidDel="00000000" w:rsidP="00000000" w:rsidRDefault="00000000" w:rsidRPr="00000000" w14:paraId="00000AF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Técnico  Realiza el análisis técnico del expediente y lo deriva al área jurídica.</w:t>
      </w:r>
    </w:p>
    <w:p w:rsidR="00000000" w:rsidDel="00000000" w:rsidP="00000000" w:rsidRDefault="00000000" w:rsidRPr="00000000" w14:paraId="00000AF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Jurídico  Elabora el dictamen jurídico y lo eleva a la Dirección.</w:t>
      </w:r>
    </w:p>
    <w:p w:rsidR="00000000" w:rsidDel="00000000" w:rsidP="00000000" w:rsidRDefault="00000000" w:rsidRPr="00000000" w14:paraId="00000AF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Director  Toma la decisión final de aprobación o rechazo del expediente.</w:t>
      </w:r>
    </w:p>
    <w:p w:rsidR="00000000" w:rsidDel="00000000" w:rsidP="00000000" w:rsidRDefault="00000000" w:rsidRPr="00000000" w14:paraId="00000AF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0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Los roles son asignados por el administrador del sistema. Un usuario solo puede acceder a las funciones habilitadas para su rol.</w:t>
      </w:r>
    </w:p>
    <w:p w:rsidR="00000000" w:rsidDel="00000000" w:rsidP="00000000" w:rsidRDefault="00000000" w:rsidRPr="00000000" w14:paraId="00000B0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0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0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0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 Módulo Presentante</w:t>
      </w:r>
    </w:p>
    <w:p w:rsidR="00000000" w:rsidDel="00000000" w:rsidP="00000000" w:rsidRDefault="00000000" w:rsidRPr="00000000" w14:paraId="00000B0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0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presentante es el usuario externo que inicia los trámites administrativos. Al ingresar al sistema visualizará su portada personal con acceso a todas sus funciones.</w:t>
      </w:r>
    </w:p>
    <w:p w:rsidR="00000000" w:rsidDel="00000000" w:rsidP="00000000" w:rsidRDefault="00000000" w:rsidRPr="00000000" w14:paraId="00000B0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0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781300"/>
            <wp:effectExtent b="0" l="0" r="0" t="0"/>
            <wp:docPr id="3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8486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B0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0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0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0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5.1 Registrarse en el sistema</w:t>
      </w:r>
    </w:p>
    <w:p w:rsidR="00000000" w:rsidDel="00000000" w:rsidP="00000000" w:rsidRDefault="00000000" w:rsidRPr="00000000" w14:paraId="00000B0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0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poder crear un expediente, el usuario debe registrarse. Para hacerlo:</w:t>
      </w:r>
    </w:p>
    <w:p w:rsidR="00000000" w:rsidDel="00000000" w:rsidP="00000000" w:rsidRDefault="00000000" w:rsidRPr="00000000" w14:paraId="00000B0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1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En la pantalla de inicio, hacer clic en "Registrarse" o "Crear cuenta".</w:t>
      </w:r>
    </w:p>
    <w:p w:rsidR="00000000" w:rsidDel="00000000" w:rsidP="00000000" w:rsidRDefault="00000000" w:rsidRPr="00000000" w14:paraId="00000B1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Completar el formulario con todos los datos requeridos:</w:t>
      </w:r>
    </w:p>
    <w:p w:rsidR="00000000" w:rsidDel="00000000" w:rsidP="00000000" w:rsidRDefault="00000000" w:rsidRPr="00000000" w14:paraId="00000B1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1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Campo  Descripción</w:t>
      </w:r>
    </w:p>
    <w:p w:rsidR="00000000" w:rsidDel="00000000" w:rsidP="00000000" w:rsidRDefault="00000000" w:rsidRPr="00000000" w14:paraId="00000B1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1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Nombre  Nombre del usuario</w:t>
      </w:r>
    </w:p>
    <w:p w:rsidR="00000000" w:rsidDel="00000000" w:rsidP="00000000" w:rsidRDefault="00000000" w:rsidRPr="00000000" w14:paraId="00000B1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Apellido  Apellido del usuario</w:t>
      </w:r>
    </w:p>
    <w:p w:rsidR="00000000" w:rsidDel="00000000" w:rsidP="00000000" w:rsidRDefault="00000000" w:rsidRPr="00000000" w14:paraId="00000B1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DNI  Número de documento nacional de identidad</w:t>
      </w:r>
    </w:p>
    <w:p w:rsidR="00000000" w:rsidDel="00000000" w:rsidP="00000000" w:rsidRDefault="00000000" w:rsidRPr="00000000" w14:paraId="00000B1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Email  Correo electrónico (será usado para iniciar sesión y recibir notificaciones)</w:t>
      </w:r>
    </w:p>
    <w:p w:rsidR="00000000" w:rsidDel="00000000" w:rsidP="00000000" w:rsidRDefault="00000000" w:rsidRPr="00000000" w14:paraId="00000B1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Dirección  Domicilio del usuario</w:t>
      </w:r>
    </w:p>
    <w:p w:rsidR="00000000" w:rsidDel="00000000" w:rsidP="00000000" w:rsidRDefault="00000000" w:rsidRPr="00000000" w14:paraId="00000B1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Teléfono  Número de teléfono de contacto</w:t>
      </w:r>
    </w:p>
    <w:p w:rsidR="00000000" w:rsidDel="00000000" w:rsidP="00000000" w:rsidRDefault="00000000" w:rsidRPr="00000000" w14:paraId="00000B1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Usuario  Nombre de usuario para el sistema</w:t>
      </w:r>
    </w:p>
    <w:p w:rsidR="00000000" w:rsidDel="00000000" w:rsidP="00000000" w:rsidRDefault="00000000" w:rsidRPr="00000000" w14:paraId="00000B1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Contraseña  Contraseña de acceso</w:t>
      </w:r>
    </w:p>
    <w:p w:rsidR="00000000" w:rsidDel="00000000" w:rsidP="00000000" w:rsidRDefault="00000000" w:rsidRPr="00000000" w14:paraId="00000B1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1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3581400"/>
            <wp:effectExtent b="0" l="0" r="0" t="0"/>
            <wp:docPr id="2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8486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B1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2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2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Hacer clic en "Guardar".</w:t>
      </w:r>
    </w:p>
    <w:p w:rsidR="00000000" w:rsidDel="00000000" w:rsidP="00000000" w:rsidRDefault="00000000" w:rsidRPr="00000000" w14:paraId="00000B2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2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registro es exitoso, el sistema mostrará un mensaje de bienvenida con el nombre y apellido ingresados y redirigirá automáticamente a la pantalla de inicio de sesión.</w:t>
      </w:r>
    </w:p>
    <w:p w:rsidR="00000000" w:rsidDel="00000000" w:rsidP="00000000" w:rsidRDefault="00000000" w:rsidRPr="00000000" w14:paraId="00000B2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25">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130800" cy="1193800"/>
            <wp:effectExtent b="0" l="0" r="0" t="0"/>
            <wp:docPr id="32"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1308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2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Se puede registrar tanto como usuario común (Presentante) como usuario profesional, según corresponda.</w:t>
      </w:r>
    </w:p>
    <w:p w:rsidR="00000000" w:rsidDel="00000000" w:rsidP="00000000" w:rsidRDefault="00000000" w:rsidRPr="00000000" w14:paraId="00000B2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2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2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2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5.2 Crear nuevo trámite — Datos del expediente</w:t>
      </w:r>
    </w:p>
    <w:p w:rsidR="00000000" w:rsidDel="00000000" w:rsidP="00000000" w:rsidRDefault="00000000" w:rsidRPr="00000000" w14:paraId="00000B2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2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creación de un expediente se realiza en tres pasos guiados por una línea de tiempo visible en pantalla.</w:t>
      </w:r>
    </w:p>
    <w:p w:rsidR="00000000" w:rsidDel="00000000" w:rsidP="00000000" w:rsidRDefault="00000000" w:rsidRPr="00000000" w14:paraId="00000B2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2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1 — Datos del expediente:</w:t>
      </w:r>
    </w:p>
    <w:p w:rsidR="00000000" w:rsidDel="00000000" w:rsidP="00000000" w:rsidRDefault="00000000" w:rsidRPr="00000000" w14:paraId="00000B3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3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Desde la portada, hacer clic en "Nuevo Trámite".</w:t>
      </w:r>
    </w:p>
    <w:p w:rsidR="00000000" w:rsidDel="00000000" w:rsidP="00000000" w:rsidRDefault="00000000" w:rsidRPr="00000000" w14:paraId="00000B3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3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768600"/>
            <wp:effectExtent b="0" l="0" r="0" t="0"/>
            <wp:docPr id="37" name="image29.jpg"/>
            <a:graphic>
              <a:graphicData uri="http://schemas.openxmlformats.org/drawingml/2006/picture">
                <pic:pic>
                  <pic:nvPicPr>
                    <pic:cNvPr id="0" name="image29.jpg"/>
                    <pic:cNvPicPr preferRelativeResize="0"/>
                  </pic:nvPicPr>
                  <pic:blipFill>
                    <a:blip r:embed="rId21"/>
                    <a:srcRect b="0" l="0" r="0" t="0"/>
                    <a:stretch>
                      <a:fillRect/>
                    </a:stretch>
                  </pic:blipFill>
                  <pic:spPr>
                    <a:xfrm>
                      <a:off x="0" y="0"/>
                      <a:ext cx="584864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489200"/>
            <wp:effectExtent b="0" l="0" r="0" t="0"/>
            <wp:docPr id="41" name="image37.jpg"/>
            <a:graphic>
              <a:graphicData uri="http://schemas.openxmlformats.org/drawingml/2006/picture">
                <pic:pic>
                  <pic:nvPicPr>
                    <pic:cNvPr id="0" name="image37.jpg"/>
                    <pic:cNvPicPr preferRelativeResize="0"/>
                  </pic:nvPicPr>
                  <pic:blipFill>
                    <a:blip r:embed="rId22"/>
                    <a:srcRect b="0" l="0" r="0" t="0"/>
                    <a:stretch>
                      <a:fillRect/>
                    </a:stretch>
                  </pic:blipFill>
                  <pic:spPr>
                    <a:xfrm>
                      <a:off x="0" y="0"/>
                      <a:ext cx="584864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B3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3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Completar el formulario con la información del trámite:</w:t>
      </w:r>
    </w:p>
    <w:p w:rsidR="00000000" w:rsidDel="00000000" w:rsidP="00000000" w:rsidRDefault="00000000" w:rsidRPr="00000000" w14:paraId="00000B3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Tipo de expediente: seleccionar el tipo de trámite de la lista desplegable.</w:t>
      </w:r>
    </w:p>
    <w:p w:rsidR="00000000" w:rsidDel="00000000" w:rsidP="00000000" w:rsidRDefault="00000000" w:rsidRPr="00000000" w14:paraId="00000B3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Ubicación: indicar la ubicación o predio al que refiere el expediente.</w:t>
      </w:r>
    </w:p>
    <w:p w:rsidR="00000000" w:rsidDel="00000000" w:rsidP="00000000" w:rsidRDefault="00000000" w:rsidRPr="00000000" w14:paraId="00000B3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Descripción: detallar el objeto del trámite.</w:t>
      </w:r>
    </w:p>
    <w:p w:rsidR="00000000" w:rsidDel="00000000" w:rsidP="00000000" w:rsidRDefault="00000000" w:rsidRPr="00000000" w14:paraId="00000B3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Prioridad: seleccionar entre Alta, Media o Baja.</w:t>
      </w:r>
    </w:p>
    <w:p w:rsidR="00000000" w:rsidDel="00000000" w:rsidP="00000000" w:rsidRDefault="00000000" w:rsidRPr="00000000" w14:paraId="00000B3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3C">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362200"/>
            <wp:effectExtent b="0" l="0" r="0" t="0"/>
            <wp:docPr id="4"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5848640" cy="23622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848640" cy="2451100"/>
            <wp:effectExtent b="0" l="0" r="0" t="0"/>
            <wp:docPr id="19"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584864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B3D">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3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Adjuntar la documentación requerida haciendo clic en "Seleccionar archivos". Se pueden adjuntar múltiples archivos (PDF, JPG, PNG, DOC, DOCX).</w:t>
      </w:r>
    </w:p>
    <w:p w:rsidR="00000000" w:rsidDel="00000000" w:rsidP="00000000" w:rsidRDefault="00000000" w:rsidRPr="00000000" w14:paraId="00000B3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4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Hacer clic en "Continuar" para avanzar al paso de pago.</w:t>
      </w:r>
    </w:p>
    <w:p w:rsidR="00000000" w:rsidDel="00000000" w:rsidP="00000000" w:rsidRDefault="00000000" w:rsidRPr="00000000" w14:paraId="00000B4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4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1587500"/>
            <wp:effectExtent b="0" l="0" r="0" t="0"/>
            <wp:docPr id="8"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584864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B4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4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4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5.3 Crear nuevo trámite — Pago del arancel (Mercado Pago)</w:t>
      </w:r>
    </w:p>
    <w:p w:rsidR="00000000" w:rsidDel="00000000" w:rsidP="00000000" w:rsidRDefault="00000000" w:rsidRPr="00000000" w14:paraId="00000B4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4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2 — Pago:</w:t>
      </w:r>
    </w:p>
    <w:p w:rsidR="00000000" w:rsidDel="00000000" w:rsidP="00000000" w:rsidRDefault="00000000" w:rsidRPr="00000000" w14:paraId="00000B4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4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pantalla se muestra el resumen del trámite con el nombre del usuario, tipo de expediente y el importe total a pagar.</w:t>
      </w:r>
    </w:p>
    <w:p w:rsidR="00000000" w:rsidDel="00000000" w:rsidP="00000000" w:rsidRDefault="00000000" w:rsidRPr="00000000" w14:paraId="00000B4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4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082800"/>
            <wp:effectExtent b="0" l="0" r="0" t="0"/>
            <wp:docPr id="17"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84864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B4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se listan los archivos adjuntos seleccionados en el paso anterior.</w:t>
      </w:r>
    </w:p>
    <w:p w:rsidR="00000000" w:rsidDel="00000000" w:rsidP="00000000" w:rsidRDefault="00000000" w:rsidRPr="00000000" w14:paraId="00000B4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4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4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5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Pagar con Mercado Pago</w:t>
      </w:r>
    </w:p>
    <w:p w:rsidR="00000000" w:rsidDel="00000000" w:rsidP="00000000" w:rsidRDefault="00000000" w:rsidRPr="00000000" w14:paraId="00000B5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52">
      <w:pPr>
        <w:spacing w:after="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Hacer clic en el botón de Mercado Pago.</w:t>
      </w:r>
    </w:p>
    <w:p w:rsidR="00000000" w:rsidDel="00000000" w:rsidP="00000000" w:rsidRDefault="00000000" w:rsidRPr="00000000" w14:paraId="00000B53">
      <w:pPr>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5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387600"/>
            <wp:effectExtent b="0" l="0" r="0" t="0"/>
            <wp:docPr id="5"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584864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B5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5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sistema abrirá automáticamente el portal de pago de Mercado Pago en una nueva pestaña del navegador.</w:t>
      </w:r>
    </w:p>
    <w:p w:rsidR="00000000" w:rsidDel="00000000" w:rsidP="00000000" w:rsidRDefault="00000000" w:rsidRPr="00000000" w14:paraId="00000B5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5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Completar el pago en la plataforma de Mercado Pago siguiendo sus instrucciones.</w:t>
      </w:r>
    </w:p>
    <w:p w:rsidR="00000000" w:rsidDel="00000000" w:rsidP="00000000" w:rsidRDefault="00000000" w:rsidRPr="00000000" w14:paraId="00000B5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5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abonado, SIGEDEX mostrará un campo para ingresar el número de comprobante u operación que figura en el recibo de Mercado Pago.</w:t>
      </w:r>
    </w:p>
    <w:p w:rsidR="00000000" w:rsidDel="00000000" w:rsidP="00000000" w:rsidRDefault="00000000" w:rsidRPr="00000000" w14:paraId="00000B5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5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1866900"/>
            <wp:effectExtent b="0" l="0" r="0" t="0"/>
            <wp:docPr id="2"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584864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B5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Ingresar el número de comprobante y hacer clic en "Confirmar Pago".</w:t>
      </w:r>
    </w:p>
    <w:p w:rsidR="00000000" w:rsidDel="00000000" w:rsidP="00000000" w:rsidRDefault="00000000" w:rsidRPr="00000000" w14:paraId="00000B5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5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Pago en efectivo y tarjeta: Las opciones "Pago con tarjeta" y "Pago Fácil / efectivo" se encuentran disponibles próximamente.</w:t>
      </w:r>
    </w:p>
    <w:p w:rsidR="00000000" w:rsidDel="00000000" w:rsidP="00000000" w:rsidRDefault="00000000" w:rsidRPr="00000000" w14:paraId="00000B6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6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6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6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5.4 Confirmación del expediente</w:t>
      </w:r>
    </w:p>
    <w:p w:rsidR="00000000" w:rsidDel="00000000" w:rsidP="00000000" w:rsidRDefault="00000000" w:rsidRPr="00000000" w14:paraId="00000B6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6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3 — Confirmación:</w:t>
      </w:r>
    </w:p>
    <w:p w:rsidR="00000000" w:rsidDel="00000000" w:rsidP="00000000" w:rsidRDefault="00000000" w:rsidRPr="00000000" w14:paraId="00000B6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6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Luego de confirmar el pago, el sistema crea el expediente en la base de datos y muestra la pantalla de confirmación con:</w:t>
      </w:r>
    </w:p>
    <w:p w:rsidR="00000000" w:rsidDel="00000000" w:rsidP="00000000" w:rsidRDefault="00000000" w:rsidRPr="00000000" w14:paraId="00000B6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6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mensaje "¡Pago Exitoso!"</w:t>
      </w:r>
    </w:p>
    <w:p w:rsidR="00000000" w:rsidDel="00000000" w:rsidP="00000000" w:rsidRDefault="00000000" w:rsidRPr="00000000" w14:paraId="00000B6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número de expediente generado (ej.: `2026/0001`)</w:t>
      </w:r>
    </w:p>
    <w:p w:rsidR="00000000" w:rsidDel="00000000" w:rsidP="00000000" w:rsidRDefault="00000000" w:rsidRPr="00000000" w14:paraId="00000B6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6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6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Importante: Anote el número de expediente. Podrá utilizarlo en cualquier momento para rastrear el estado de su trámite desde la sección "Consulta".</w:t>
      </w:r>
    </w:p>
    <w:p w:rsidR="00000000" w:rsidDel="00000000" w:rsidP="00000000" w:rsidRDefault="00000000" w:rsidRPr="00000000" w14:paraId="00000B6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6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botón "Volver a la portada" regresa al inicio. A partir de este momento el expediente queda disponible para que el área administrativa lo derive al profesional correspondiente.</w:t>
      </w:r>
    </w:p>
    <w:p w:rsidR="00000000" w:rsidDel="00000000" w:rsidP="00000000" w:rsidRDefault="00000000" w:rsidRPr="00000000" w14:paraId="00000B7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7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7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7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5.5 Consultar estado de expedientes</w:t>
      </w:r>
    </w:p>
    <w:p w:rsidR="00000000" w:rsidDel="00000000" w:rsidP="00000000" w:rsidRDefault="00000000" w:rsidRPr="00000000" w14:paraId="00000B7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7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verificar el estado de sus trámites:</w:t>
      </w:r>
    </w:p>
    <w:p w:rsidR="00000000" w:rsidDel="00000000" w:rsidP="00000000" w:rsidRDefault="00000000" w:rsidRPr="00000000" w14:paraId="00000B7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7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Desde la portada, hacer clic en "Mis Expedientes".</w:t>
      </w:r>
    </w:p>
    <w:p w:rsidR="00000000" w:rsidDel="00000000" w:rsidP="00000000" w:rsidRDefault="00000000" w:rsidRPr="00000000" w14:paraId="00000B7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7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286000"/>
            <wp:effectExtent b="0" l="0" r="0" t="0"/>
            <wp:docPr id="33" name="image24.jpg"/>
            <a:graphic>
              <a:graphicData uri="http://schemas.openxmlformats.org/drawingml/2006/picture">
                <pic:pic>
                  <pic:nvPicPr>
                    <pic:cNvPr id="0" name="image24.jpg"/>
                    <pic:cNvPicPr preferRelativeResize="0"/>
                  </pic:nvPicPr>
                  <pic:blipFill>
                    <a:blip r:embed="rId29"/>
                    <a:srcRect b="0" l="0" r="0" t="0"/>
                    <a:stretch>
                      <a:fillRect/>
                    </a:stretch>
                  </pic:blipFill>
                  <pic:spPr>
                    <a:xfrm>
                      <a:off x="0" y="0"/>
                      <a:ext cx="584864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B7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7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La tabla mostrará únicamente los expedientes del usuario logueado, con:</w:t>
      </w:r>
    </w:p>
    <w:p w:rsidR="00000000" w:rsidDel="00000000" w:rsidP="00000000" w:rsidRDefault="00000000" w:rsidRPr="00000000" w14:paraId="00000B7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Número de expediente</w:t>
      </w:r>
    </w:p>
    <w:p w:rsidR="00000000" w:rsidDel="00000000" w:rsidP="00000000" w:rsidRDefault="00000000" w:rsidRPr="00000000" w14:paraId="00000B7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Tipo de trámite</w:t>
      </w:r>
    </w:p>
    <w:p w:rsidR="00000000" w:rsidDel="00000000" w:rsidP="00000000" w:rsidRDefault="00000000" w:rsidRPr="00000000" w14:paraId="00000B7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Descripción</w:t>
      </w:r>
    </w:p>
    <w:p w:rsidR="00000000" w:rsidDel="00000000" w:rsidP="00000000" w:rsidRDefault="00000000" w:rsidRPr="00000000" w14:paraId="00000B7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Estado actual</w:t>
      </w:r>
    </w:p>
    <w:p w:rsidR="00000000" w:rsidDel="00000000" w:rsidP="00000000" w:rsidRDefault="00000000" w:rsidRPr="00000000" w14:paraId="00000B8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Fecha de creación</w:t>
      </w:r>
    </w:p>
    <w:p w:rsidR="00000000" w:rsidDel="00000000" w:rsidP="00000000" w:rsidRDefault="00000000" w:rsidRPr="00000000" w14:paraId="00000B8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Acceso al detalle</w:t>
      </w:r>
    </w:p>
    <w:p w:rsidR="00000000" w:rsidDel="00000000" w:rsidP="00000000" w:rsidRDefault="00000000" w:rsidRPr="00000000" w14:paraId="00000B8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8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425700"/>
            <wp:effectExtent b="0" l="0" r="0" t="0"/>
            <wp:docPr id="48" name="image41.jpg"/>
            <a:graphic>
              <a:graphicData uri="http://schemas.openxmlformats.org/drawingml/2006/picture">
                <pic:pic>
                  <pic:nvPicPr>
                    <pic:cNvPr id="0" name="image41.jpg"/>
                    <pic:cNvPicPr preferRelativeResize="0"/>
                  </pic:nvPicPr>
                  <pic:blipFill>
                    <a:blip r:embed="rId30"/>
                    <a:srcRect b="0" l="0" r="0" t="0"/>
                    <a:stretch>
                      <a:fillRect/>
                    </a:stretch>
                  </pic:blipFill>
                  <pic:spPr>
                    <a:xfrm>
                      <a:off x="0" y="0"/>
                      <a:ext cx="584864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B8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8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estados posibles son:</w:t>
      </w:r>
    </w:p>
    <w:p w:rsidR="00000000" w:rsidDel="00000000" w:rsidP="00000000" w:rsidRDefault="00000000" w:rsidRPr="00000000" w14:paraId="00000B8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8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Estado  Color  Significado</w:t>
      </w:r>
    </w:p>
    <w:p w:rsidR="00000000" w:rsidDel="00000000" w:rsidP="00000000" w:rsidRDefault="00000000" w:rsidRPr="00000000" w14:paraId="00000B8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8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 revisión  </w:t>
      </w:r>
      <w:r w:rsidDel="00000000" w:rsidR="00000000" w:rsidRPr="00000000">
        <w:rPr>
          <w:rFonts w:ascii="Arial" w:cs="Arial" w:eastAsia="Arial" w:hAnsi="Arial"/>
          <w:color w:val="bfbfbf"/>
          <w:sz w:val="21"/>
          <w:szCs w:val="21"/>
          <w:highlight w:val="yellow"/>
          <w:rtl w:val="0"/>
        </w:rPr>
        <w:t xml:space="preserve">🟡</w:t>
      </w:r>
      <w:r w:rsidDel="00000000" w:rsidR="00000000" w:rsidRPr="00000000">
        <w:rPr>
          <w:rFonts w:ascii="Arial" w:cs="Arial" w:eastAsia="Arial" w:hAnsi="Arial"/>
          <w:sz w:val="24"/>
          <w:szCs w:val="24"/>
          <w:rtl w:val="0"/>
        </w:rPr>
        <w:t xml:space="preserve">  Amarillo  El expediente está siendo procesado por los profesionales.</w:t>
      </w:r>
    </w:p>
    <w:p w:rsidR="00000000" w:rsidDel="00000000" w:rsidP="00000000" w:rsidRDefault="00000000" w:rsidRPr="00000000" w14:paraId="00000B8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Aprobado  🟢 Verde  La Dirección aprobó el expediente.</w:t>
      </w:r>
    </w:p>
    <w:p w:rsidR="00000000" w:rsidDel="00000000" w:rsidP="00000000" w:rsidRDefault="00000000" w:rsidRPr="00000000" w14:paraId="00000B8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Rechazado  🔴 Rojo  La Dirección rechazó el expediente.</w:t>
      </w:r>
    </w:p>
    <w:p w:rsidR="00000000" w:rsidDel="00000000" w:rsidP="00000000" w:rsidRDefault="00000000" w:rsidRPr="00000000" w14:paraId="00000B8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8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Hacer clic en "Ver" junto a un expediente para abrir el modal de detalle.</w:t>
      </w:r>
    </w:p>
    <w:p w:rsidR="00000000" w:rsidDel="00000000" w:rsidP="00000000" w:rsidRDefault="00000000" w:rsidRPr="00000000" w14:paraId="00000B8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8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044700"/>
            <wp:effectExtent b="0" l="0" r="0" t="0"/>
            <wp:docPr id="44" name="image53.jpg"/>
            <a:graphic>
              <a:graphicData uri="http://schemas.openxmlformats.org/drawingml/2006/picture">
                <pic:pic>
                  <pic:nvPicPr>
                    <pic:cNvPr id="0" name="image53.jpg"/>
                    <pic:cNvPicPr preferRelativeResize="0"/>
                  </pic:nvPicPr>
                  <pic:blipFill>
                    <a:blip r:embed="rId31"/>
                    <a:srcRect b="0" l="0" r="0" t="0"/>
                    <a:stretch>
                      <a:fillRect/>
                    </a:stretch>
                  </pic:blipFill>
                  <pic:spPr>
                    <a:xfrm>
                      <a:off x="0" y="0"/>
                      <a:ext cx="584864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B9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9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modal de detalle el presentante puede ver:</w:t>
      </w:r>
    </w:p>
    <w:p w:rsidR="00000000" w:rsidDel="00000000" w:rsidP="00000000" w:rsidRDefault="00000000" w:rsidRPr="00000000" w14:paraId="00000B9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Información general del expediente</w:t>
      </w:r>
    </w:p>
    <w:p w:rsidR="00000000" w:rsidDel="00000000" w:rsidP="00000000" w:rsidRDefault="00000000" w:rsidRPr="00000000" w14:paraId="00000B9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Documentos adjuntos con opción de descarga</w:t>
      </w:r>
    </w:p>
    <w:p w:rsidR="00000000" w:rsidDel="00000000" w:rsidP="00000000" w:rsidRDefault="00000000" w:rsidRPr="00000000" w14:paraId="00000B9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Observaciones cargadas por el área Administrativa, Técnica, Jurídica y de Dirección</w:t>
      </w:r>
    </w:p>
    <w:p w:rsidR="00000000" w:rsidDel="00000000" w:rsidP="00000000" w:rsidRDefault="00000000" w:rsidRPr="00000000" w14:paraId="00000B9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Historial completo de movimientos (con fecha, acción y responsable)</w:t>
      </w:r>
    </w:p>
    <w:p w:rsidR="00000000" w:rsidDel="00000000" w:rsidP="00000000" w:rsidRDefault="00000000" w:rsidRPr="00000000" w14:paraId="00000B9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9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350" cy="2711462"/>
            <wp:effectExtent b="0" l="0" r="0" t="0"/>
            <wp:docPr id="20"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5848350" cy="2711462"/>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5848350" cy="2576513"/>
            <wp:effectExtent b="0" l="0" r="0" t="0"/>
            <wp:docPr id="47" name="image50.jpg"/>
            <a:graphic>
              <a:graphicData uri="http://schemas.openxmlformats.org/drawingml/2006/picture">
                <pic:pic>
                  <pic:nvPicPr>
                    <pic:cNvPr id="0" name="image50.jpg"/>
                    <pic:cNvPicPr preferRelativeResize="0"/>
                  </pic:nvPicPr>
                  <pic:blipFill>
                    <a:blip r:embed="rId33"/>
                    <a:srcRect b="0" l="0" r="0" t="0"/>
                    <a:stretch>
                      <a:fillRect/>
                    </a:stretch>
                  </pic:blipFill>
                  <pic:spPr>
                    <a:xfrm>
                      <a:off x="0" y="0"/>
                      <a:ext cx="5848350" cy="2576513"/>
                    </a:xfrm>
                    <a:prstGeom prst="rect"/>
                    <a:ln/>
                  </pic:spPr>
                </pic:pic>
              </a:graphicData>
            </a:graphic>
          </wp:inline>
        </w:drawing>
      </w:r>
      <w:r w:rsidDel="00000000" w:rsidR="00000000" w:rsidRPr="00000000">
        <w:rPr>
          <w:rFonts w:ascii="Arial" w:cs="Arial" w:eastAsia="Arial" w:hAnsi="Arial"/>
          <w:sz w:val="24"/>
          <w:szCs w:val="24"/>
          <w:rtl w:val="0"/>
        </w:rPr>
        <w:t xml:space="preserve">&gt; El presentante también recibirá un correo electrónico automático al momento en que la Dirección tome la decisión final sobre su expediente.</w:t>
      </w:r>
    </w:p>
    <w:p w:rsidR="00000000" w:rsidDel="00000000" w:rsidP="00000000" w:rsidRDefault="00000000" w:rsidRPr="00000000" w14:paraId="00000B9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9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9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9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5.6 Editar perfil de usuario</w:t>
      </w:r>
    </w:p>
    <w:p w:rsidR="00000000" w:rsidDel="00000000" w:rsidP="00000000" w:rsidRDefault="00000000" w:rsidRPr="00000000" w14:paraId="00000B9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9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presentante puede actualizar sus datos personales en cualquier momento:</w:t>
      </w:r>
    </w:p>
    <w:p w:rsidR="00000000" w:rsidDel="00000000" w:rsidP="00000000" w:rsidRDefault="00000000" w:rsidRPr="00000000" w14:paraId="00000B9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9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En la sección de Consulta, buscar y hacer clic en el botón "Mis Datos".</w:t>
      </w:r>
    </w:p>
    <w:p w:rsidR="00000000" w:rsidDel="00000000" w:rsidP="00000000" w:rsidRDefault="00000000" w:rsidRPr="00000000" w14:paraId="00000BA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A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863600"/>
            <wp:effectExtent b="0" l="0" r="0" t="0"/>
            <wp:docPr id="14" name="image8.jpg"/>
            <a:graphic>
              <a:graphicData uri="http://schemas.openxmlformats.org/drawingml/2006/picture">
                <pic:pic>
                  <pic:nvPicPr>
                    <pic:cNvPr id="0" name="image8.jpg"/>
                    <pic:cNvPicPr preferRelativeResize="0"/>
                  </pic:nvPicPr>
                  <pic:blipFill>
                    <a:blip r:embed="rId34"/>
                    <a:srcRect b="0" l="0" r="0" t="0"/>
                    <a:stretch>
                      <a:fillRect/>
                    </a:stretch>
                  </pic:blipFill>
                  <pic:spPr>
                    <a:xfrm>
                      <a:off x="0" y="0"/>
                      <a:ext cx="584864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BA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A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abrirá el modal de perfil con los datos actuales precargados:</w:t>
      </w:r>
    </w:p>
    <w:p w:rsidR="00000000" w:rsidDel="00000000" w:rsidP="00000000" w:rsidRDefault="00000000" w:rsidRPr="00000000" w14:paraId="00000BA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Nombre y apellido</w:t>
      </w:r>
    </w:p>
    <w:p w:rsidR="00000000" w:rsidDel="00000000" w:rsidP="00000000" w:rsidRDefault="00000000" w:rsidRPr="00000000" w14:paraId="00000BA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Email</w:t>
      </w:r>
    </w:p>
    <w:p w:rsidR="00000000" w:rsidDel="00000000" w:rsidP="00000000" w:rsidRDefault="00000000" w:rsidRPr="00000000" w14:paraId="00000BA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Teléfono</w:t>
      </w:r>
    </w:p>
    <w:p w:rsidR="00000000" w:rsidDel="00000000" w:rsidP="00000000" w:rsidRDefault="00000000" w:rsidRPr="00000000" w14:paraId="00000BA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Dirección</w:t>
      </w:r>
    </w:p>
    <w:p w:rsidR="00000000" w:rsidDel="00000000" w:rsidP="00000000" w:rsidRDefault="00000000" w:rsidRPr="00000000" w14:paraId="00000BA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Nombre de usuario</w:t>
      </w:r>
    </w:p>
    <w:p w:rsidR="00000000" w:rsidDel="00000000" w:rsidP="00000000" w:rsidRDefault="00000000" w:rsidRPr="00000000" w14:paraId="00000BA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Campo de contraseña (dejar en blanco para no cambiarla)</w:t>
      </w:r>
    </w:p>
    <w:p w:rsidR="00000000" w:rsidDel="00000000" w:rsidP="00000000" w:rsidRDefault="00000000" w:rsidRPr="00000000" w14:paraId="00000BA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806700"/>
            <wp:effectExtent b="0" l="0" r="0" t="0"/>
            <wp:docPr id="9" name="image2.jpg"/>
            <a:graphic>
              <a:graphicData uri="http://schemas.openxmlformats.org/drawingml/2006/picture">
                <pic:pic>
                  <pic:nvPicPr>
                    <pic:cNvPr id="0" name="image2.jpg"/>
                    <pic:cNvPicPr preferRelativeResize="0"/>
                  </pic:nvPicPr>
                  <pic:blipFill>
                    <a:blip r:embed="rId35"/>
                    <a:srcRect b="0" l="0" r="0" t="0"/>
                    <a:stretch>
                      <a:fillRect/>
                    </a:stretch>
                  </pic:blipFill>
                  <pic:spPr>
                    <a:xfrm>
                      <a:off x="0" y="0"/>
                      <a:ext cx="584864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BA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A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Modificar los campos deseados y hacer clic en "Guardar".</w:t>
      </w:r>
    </w:p>
    <w:p w:rsidR="00000000" w:rsidDel="00000000" w:rsidP="00000000" w:rsidRDefault="00000000" w:rsidRPr="00000000" w14:paraId="00000BA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AE">
      <w:pPr>
        <w:spacing w:after="0" w:lineRule="auto"/>
        <w:jc w:val="both"/>
        <w:rPr>
          <w:rFonts w:ascii="Arial" w:cs="Arial" w:eastAsia="Arial" w:hAnsi="Arial"/>
          <w:sz w:val="24"/>
          <w:szCs w:val="24"/>
        </w:rPr>
      </w:pPr>
      <w:sdt>
        <w:sdtPr>
          <w:id w:val="719077"/>
          <w:tag w:val="goog_rdk_87"/>
        </w:sdtPr>
        <w:sdtContent>
          <w:r w:rsidDel="00000000" w:rsidR="00000000" w:rsidRPr="00000000">
            <w:rPr>
              <w:rFonts w:ascii="Arial Unicode MS" w:cs="Arial Unicode MS" w:eastAsia="Arial Unicode MS" w:hAnsi="Arial Unicode MS"/>
              <w:sz w:val="24"/>
              <w:szCs w:val="24"/>
              <w:rtl w:val="0"/>
            </w:rPr>
            <w:t xml:space="preserve">Si la actualización es exitosa, el sistema muestra el mensaje "Perfil actualizado correctamente ✅" y cierra el modal automáticamente al cabo de un momento.</w:t>
          </w:r>
        </w:sdtContent>
      </w:sdt>
    </w:p>
    <w:p w:rsidR="00000000" w:rsidDel="00000000" w:rsidP="00000000" w:rsidRDefault="00000000" w:rsidRPr="00000000" w14:paraId="00000BA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B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Si el campo contraseña se deja vacío, la contraseña actual no se modifica.</w:t>
      </w:r>
    </w:p>
    <w:p w:rsidR="00000000" w:rsidDel="00000000" w:rsidP="00000000" w:rsidRDefault="00000000" w:rsidRPr="00000000" w14:paraId="00000BB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B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B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B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 Módulo Administrativo</w:t>
      </w:r>
    </w:p>
    <w:p w:rsidR="00000000" w:rsidDel="00000000" w:rsidP="00000000" w:rsidRDefault="00000000" w:rsidRPr="00000000" w14:paraId="00000BB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B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Administrativo gestiona la recepción de expedientes y su derivación al área técnica correspondiente. Es la primera instancia interna del circuito.</w:t>
      </w:r>
    </w:p>
    <w:p w:rsidR="00000000" w:rsidDel="00000000" w:rsidP="00000000" w:rsidRDefault="00000000" w:rsidRPr="00000000" w14:paraId="00000BB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B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527300"/>
            <wp:effectExtent b="0" l="0" r="0" t="0"/>
            <wp:docPr id="3" name="image1.jpg"/>
            <a:graphic>
              <a:graphicData uri="http://schemas.openxmlformats.org/drawingml/2006/picture">
                <pic:pic>
                  <pic:nvPicPr>
                    <pic:cNvPr id="0" name="image1.jpg"/>
                    <pic:cNvPicPr preferRelativeResize="0"/>
                  </pic:nvPicPr>
                  <pic:blipFill>
                    <a:blip r:embed="rId36"/>
                    <a:srcRect b="0" l="0" r="0" t="0"/>
                    <a:stretch>
                      <a:fillRect/>
                    </a:stretch>
                  </pic:blipFill>
                  <pic:spPr>
                    <a:xfrm>
                      <a:off x="0" y="0"/>
                      <a:ext cx="58486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BB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B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B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6.1 Expedientes en revisión</w:t>
      </w:r>
    </w:p>
    <w:p w:rsidR="00000000" w:rsidDel="00000000" w:rsidP="00000000" w:rsidRDefault="00000000" w:rsidRPr="00000000" w14:paraId="00000BB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B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ingresar, donde vemos los botones de “Consultar y Asignar” el Administrativo accede a la página "Expedientes en Revisión" donde se listan todos los expedientes activos del sistema.</w:t>
      </w:r>
    </w:p>
    <w:p w:rsidR="00000000" w:rsidDel="00000000" w:rsidP="00000000" w:rsidRDefault="00000000" w:rsidRPr="00000000" w14:paraId="00000BB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B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603500"/>
            <wp:effectExtent b="0" l="0" r="0" t="0"/>
            <wp:docPr id="21" name="image18.jpg"/>
            <a:graphic>
              <a:graphicData uri="http://schemas.openxmlformats.org/drawingml/2006/picture">
                <pic:pic>
                  <pic:nvPicPr>
                    <pic:cNvPr id="0" name="image18.jpg"/>
                    <pic:cNvPicPr preferRelativeResize="0"/>
                  </pic:nvPicPr>
                  <pic:blipFill>
                    <a:blip r:embed="rId37"/>
                    <a:srcRect b="0" l="0" r="0" t="0"/>
                    <a:stretch>
                      <a:fillRect/>
                    </a:stretch>
                  </pic:blipFill>
                  <pic:spPr>
                    <a:xfrm>
                      <a:off x="0" y="0"/>
                      <a:ext cx="584864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BC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C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tabla muestra:</w:t>
      </w:r>
    </w:p>
    <w:p w:rsidR="00000000" w:rsidDel="00000000" w:rsidP="00000000" w:rsidRDefault="00000000" w:rsidRPr="00000000" w14:paraId="00000BC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Número de expediente</w:t>
      </w:r>
    </w:p>
    <w:p w:rsidR="00000000" w:rsidDel="00000000" w:rsidP="00000000" w:rsidRDefault="00000000" w:rsidRPr="00000000" w14:paraId="00000BC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Tipo de trámite</w:t>
      </w:r>
    </w:p>
    <w:p w:rsidR="00000000" w:rsidDel="00000000" w:rsidP="00000000" w:rsidRDefault="00000000" w:rsidRPr="00000000" w14:paraId="00000BC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Estado actual (con indicador de color)</w:t>
      </w:r>
    </w:p>
    <w:p w:rsidR="00000000" w:rsidDel="00000000" w:rsidP="00000000" w:rsidRDefault="00000000" w:rsidRPr="00000000" w14:paraId="00000BC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Presentante</w:t>
      </w:r>
    </w:p>
    <w:p w:rsidR="00000000" w:rsidDel="00000000" w:rsidP="00000000" w:rsidRDefault="00000000" w:rsidRPr="00000000" w14:paraId="00000BC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Fecha de creación</w:t>
      </w:r>
    </w:p>
    <w:p w:rsidR="00000000" w:rsidDel="00000000" w:rsidP="00000000" w:rsidRDefault="00000000" w:rsidRPr="00000000" w14:paraId="00000BC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Profesional asignado (si ya fue derivado)</w:t>
      </w:r>
    </w:p>
    <w:p w:rsidR="00000000" w:rsidDel="00000000" w:rsidP="00000000" w:rsidRDefault="00000000" w:rsidRPr="00000000" w14:paraId="00000BC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Botones de acción</w:t>
      </w:r>
    </w:p>
    <w:p w:rsidR="00000000" w:rsidDel="00000000" w:rsidP="00000000" w:rsidRDefault="00000000" w:rsidRPr="00000000" w14:paraId="00000BC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C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Buscar y filtrar expedientes</w:t>
      </w:r>
    </w:p>
    <w:p w:rsidR="00000000" w:rsidDel="00000000" w:rsidP="00000000" w:rsidRDefault="00000000" w:rsidRPr="00000000" w14:paraId="00000BC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C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parte superior de la tabla se puede:</w:t>
      </w:r>
    </w:p>
    <w:p w:rsidR="00000000" w:rsidDel="00000000" w:rsidP="00000000" w:rsidRDefault="00000000" w:rsidRPr="00000000" w14:paraId="00000BC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Buscar por número, nombre del presentante o descripción usando el campo de búsqueda libre.</w:t>
      </w:r>
    </w:p>
    <w:p w:rsidR="00000000" w:rsidDel="00000000" w:rsidP="00000000" w:rsidRDefault="00000000" w:rsidRPr="00000000" w14:paraId="00000BC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Filtrar por estado mediante el selector desplegable (En revisión, Aprobado, Rechazado, etc.).</w:t>
      </w:r>
    </w:p>
    <w:p w:rsidR="00000000" w:rsidDel="00000000" w:rsidP="00000000" w:rsidRDefault="00000000" w:rsidRPr="00000000" w14:paraId="00000BC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D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787400"/>
            <wp:effectExtent b="0" l="0" r="0" t="0"/>
            <wp:docPr id="26" name="image15.jpg"/>
            <a:graphic>
              <a:graphicData uri="http://schemas.openxmlformats.org/drawingml/2006/picture">
                <pic:pic>
                  <pic:nvPicPr>
                    <pic:cNvPr id="0" name="image15.jpg"/>
                    <pic:cNvPicPr preferRelativeResize="0"/>
                  </pic:nvPicPr>
                  <pic:blipFill>
                    <a:blip r:embed="rId38"/>
                    <a:srcRect b="0" l="0" r="0" t="0"/>
                    <a:stretch>
                      <a:fillRect/>
                    </a:stretch>
                  </pic:blipFill>
                  <pic:spPr>
                    <a:xfrm>
                      <a:off x="0" y="0"/>
                      <a:ext cx="584864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BD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D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D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6.2 Realizar pase a técnico</w:t>
      </w:r>
    </w:p>
    <w:p w:rsidR="00000000" w:rsidDel="00000000" w:rsidP="00000000" w:rsidRDefault="00000000" w:rsidRPr="00000000" w14:paraId="00000BD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D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derivar un expediente al área técnica:</w:t>
      </w:r>
    </w:p>
    <w:p w:rsidR="00000000" w:rsidDel="00000000" w:rsidP="00000000" w:rsidRDefault="00000000" w:rsidRPr="00000000" w14:paraId="00000BD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D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Hacer clic en el botón "Realizar Pase" junto al expediente.</w:t>
      </w:r>
    </w:p>
    <w:p w:rsidR="00000000" w:rsidDel="00000000" w:rsidP="00000000" w:rsidRDefault="00000000" w:rsidRPr="00000000" w14:paraId="00000BD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D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abrirá el modal "Realizar Pase" con la información del expediente y tres secciones:</w:t>
      </w:r>
    </w:p>
    <w:p w:rsidR="00000000" w:rsidDel="00000000" w:rsidP="00000000" w:rsidRDefault="00000000" w:rsidRPr="00000000" w14:paraId="00000BD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D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Datos del expediente: resumen con tipo, estado, presentante y fecha.</w:t>
      </w:r>
    </w:p>
    <w:p w:rsidR="00000000" w:rsidDel="00000000" w:rsidP="00000000" w:rsidRDefault="00000000" w:rsidRPr="00000000" w14:paraId="00000BD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D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 Informe Administrativo: campo para adjuntar uno o más archivos como parte del informe de pase. Hacer clic en "Adjuntar archivo" y seleccionar los documentos.</w:t>
      </w:r>
    </w:p>
    <w:p w:rsidR="00000000" w:rsidDel="00000000" w:rsidP="00000000" w:rsidRDefault="00000000" w:rsidRPr="00000000" w14:paraId="00000BD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D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 Técnico destino: seleccionar el técnico destinatario del pase de la lista desplegable (campo obligatorio marcado con ★).</w:t>
      </w:r>
    </w:p>
    <w:p w:rsidR="00000000" w:rsidDel="00000000" w:rsidP="00000000" w:rsidRDefault="00000000" w:rsidRPr="00000000" w14:paraId="00000BE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E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4521200"/>
            <wp:effectExtent b="0" l="0" r="0" t="0"/>
            <wp:docPr id="28" name="image23.jpg"/>
            <a:graphic>
              <a:graphicData uri="http://schemas.openxmlformats.org/drawingml/2006/picture">
                <pic:pic>
                  <pic:nvPicPr>
                    <pic:cNvPr id="0" name="image23.jpg"/>
                    <pic:cNvPicPr preferRelativeResize="0"/>
                  </pic:nvPicPr>
                  <pic:blipFill>
                    <a:blip r:embed="rId39"/>
                    <a:srcRect b="0" l="0" r="0" t="0"/>
                    <a:stretch>
                      <a:fillRect/>
                    </a:stretch>
                  </pic:blipFill>
                  <pic:spPr>
                    <a:xfrm>
                      <a:off x="0" y="0"/>
                      <a:ext cx="5848640" cy="4521200"/>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E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E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Hacer clic en "Confirmar Pase".</w:t>
      </w:r>
    </w:p>
    <w:p w:rsidR="00000000" w:rsidDel="00000000" w:rsidP="00000000" w:rsidRDefault="00000000" w:rsidRPr="00000000" w14:paraId="00000BE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E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pase es exitoso, el sistema muestra el mensaje de confirmación con el nombre del técnico asignado, actualiza el estado del expediente a "En revisión".</w:t>
      </w:r>
    </w:p>
    <w:p w:rsidR="00000000" w:rsidDel="00000000" w:rsidP="00000000" w:rsidRDefault="00000000" w:rsidRPr="00000000" w14:paraId="00000BE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E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botón "Confirmar Pase" permanece deshabilitado hasta que se seleccione un técnico.</w:t>
      </w:r>
    </w:p>
    <w:p w:rsidR="00000000" w:rsidDel="00000000" w:rsidP="00000000" w:rsidRDefault="00000000" w:rsidRPr="00000000" w14:paraId="00000BE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E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E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E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6.3 Cargar observación para el presentante</w:t>
      </w:r>
    </w:p>
    <w:p w:rsidR="00000000" w:rsidDel="00000000" w:rsidP="00000000" w:rsidRDefault="00000000" w:rsidRPr="00000000" w14:paraId="00000BE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E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Administrativo puede registrar observaciones visibles para el presentante al abrir el detalle de un expediente:</w:t>
      </w:r>
    </w:p>
    <w:p w:rsidR="00000000" w:rsidDel="00000000" w:rsidP="00000000" w:rsidRDefault="00000000" w:rsidRPr="00000000" w14:paraId="00000BE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E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Hacer clic en el botón "Ver" o en el número de expediente para abrir el modal de detalle.</w:t>
      </w:r>
    </w:p>
    <w:p w:rsidR="00000000" w:rsidDel="00000000" w:rsidP="00000000" w:rsidRDefault="00000000" w:rsidRPr="00000000" w14:paraId="00000BF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F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el modal de detalle se visualizan:</w:t>
      </w:r>
    </w:p>
    <w:p w:rsidR="00000000" w:rsidDel="00000000" w:rsidP="00000000" w:rsidRDefault="00000000" w:rsidRPr="00000000" w14:paraId="00000BF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Datos generales del expediente (número, tipo, descripción, estado, prioridad, presentante, teléfono del presentante, profesional asignado)</w:t>
      </w:r>
    </w:p>
    <w:p w:rsidR="00000000" w:rsidDel="00000000" w:rsidP="00000000" w:rsidRDefault="00000000" w:rsidRPr="00000000" w14:paraId="00000BF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Documentos adjuntos con botón "Ver" para cada uno</w:t>
      </w:r>
    </w:p>
    <w:p w:rsidR="00000000" w:rsidDel="00000000" w:rsidP="00000000" w:rsidRDefault="00000000" w:rsidRPr="00000000" w14:paraId="00000BF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Campo de texto "Observaciones para el Presentante"</w:t>
      </w:r>
    </w:p>
    <w:p w:rsidR="00000000" w:rsidDel="00000000" w:rsidP="00000000" w:rsidRDefault="00000000" w:rsidRPr="00000000" w14:paraId="00000BF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Historial de acciones</w:t>
      </w:r>
    </w:p>
    <w:p w:rsidR="00000000" w:rsidDel="00000000" w:rsidP="00000000" w:rsidRDefault="00000000" w:rsidRPr="00000000" w14:paraId="00000BF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F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5397500"/>
            <wp:effectExtent b="0" l="0" r="0" t="0"/>
            <wp:docPr id="51" name="image45.jpg"/>
            <a:graphic>
              <a:graphicData uri="http://schemas.openxmlformats.org/drawingml/2006/picture">
                <pic:pic>
                  <pic:nvPicPr>
                    <pic:cNvPr id="0" name="image45.jpg"/>
                    <pic:cNvPicPr preferRelativeResize="0"/>
                  </pic:nvPicPr>
                  <pic:blipFill>
                    <a:blip r:embed="rId40"/>
                    <a:srcRect b="0" l="0" r="0" t="0"/>
                    <a:stretch>
                      <a:fillRect/>
                    </a:stretch>
                  </pic:blipFill>
                  <pic:spPr>
                    <a:xfrm>
                      <a:off x="0" y="0"/>
                      <a:ext cx="584864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BF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Escribir la observación en el campo de texto y hacer clic en "Guardar Observación".</w:t>
      </w:r>
    </w:p>
    <w:p w:rsidR="00000000" w:rsidDel="00000000" w:rsidP="00000000" w:rsidRDefault="00000000" w:rsidRPr="00000000" w14:paraId="00000BF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F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registrará la observación y también generará una entrada en el historial del expediente con la acción "Observación Administrativa".</w:t>
      </w:r>
    </w:p>
    <w:p w:rsidR="00000000" w:rsidDel="00000000" w:rsidP="00000000" w:rsidRDefault="00000000" w:rsidRPr="00000000" w14:paraId="00000BF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F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BF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BF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6.4 Deshacer pase</w:t>
      </w:r>
    </w:p>
    <w:p w:rsidR="00000000" w:rsidDel="00000000" w:rsidP="00000000" w:rsidRDefault="00000000" w:rsidRPr="00000000" w14:paraId="00000BF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0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se necesita revertir un pase reciente (mientras el técnico no lo haya recepcionado):</w:t>
      </w:r>
    </w:p>
    <w:p w:rsidR="00000000" w:rsidDel="00000000" w:rsidP="00000000" w:rsidRDefault="00000000" w:rsidRPr="00000000" w14:paraId="00000C0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02">
      <w:pPr>
        <w:spacing w:after="0" w:lineRule="auto"/>
        <w:jc w:val="both"/>
        <w:rPr>
          <w:rFonts w:ascii="Arial" w:cs="Arial" w:eastAsia="Arial" w:hAnsi="Arial"/>
          <w:sz w:val="24"/>
          <w:szCs w:val="24"/>
        </w:rPr>
      </w:pPr>
      <w:sdt>
        <w:sdtPr>
          <w:id w:val="-853435819"/>
          <w:tag w:val="goog_rdk_88"/>
        </w:sdtPr>
        <w:sdtContent>
          <w:r w:rsidDel="00000000" w:rsidR="00000000" w:rsidRPr="00000000">
            <w:rPr>
              <w:rFonts w:ascii="Arial Unicode MS" w:cs="Arial Unicode MS" w:eastAsia="Arial Unicode MS" w:hAnsi="Arial Unicode MS"/>
              <w:sz w:val="24"/>
              <w:szCs w:val="24"/>
              <w:rtl w:val="0"/>
            </w:rPr>
            <w:t xml:space="preserve">1. Hacer clic en el botón "↩ Deshacer Pase" junto al expediente correspondiente.</w:t>
          </w:r>
        </w:sdtContent>
      </w:sdt>
    </w:p>
    <w:p w:rsidR="00000000" w:rsidDel="00000000" w:rsidP="00000000" w:rsidRDefault="00000000" w:rsidRPr="00000000" w14:paraId="00000C0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0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0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0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abrirá el modal de confirmación que muestra los datos del expediente y la advertencia de que el expediente volverá al estado "En revisión" y se quitará la asignación actual.</w:t>
      </w:r>
    </w:p>
    <w:p w:rsidR="00000000" w:rsidDel="00000000" w:rsidP="00000000" w:rsidRDefault="00000000" w:rsidRPr="00000000" w14:paraId="00000C0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08">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483100" cy="3771900"/>
            <wp:effectExtent b="0" l="0" r="0" t="0"/>
            <wp:docPr id="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44831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C0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0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Hacer clic en "Sí, deshacer pase" para confirmar.</w:t>
      </w:r>
    </w:p>
    <w:p w:rsidR="00000000" w:rsidDel="00000000" w:rsidP="00000000" w:rsidRDefault="00000000" w:rsidRPr="00000000" w14:paraId="00000C0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0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Esta acción no es reversible una vez confirmada. Si el técnico ya recepcionó el expediente, la opción no estará disponible.</w:t>
      </w:r>
    </w:p>
    <w:p w:rsidR="00000000" w:rsidDel="00000000" w:rsidP="00000000" w:rsidRDefault="00000000" w:rsidRPr="00000000" w14:paraId="00000C0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0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0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1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6.5 Generar reporte PDF</w:t>
      </w:r>
    </w:p>
    <w:p w:rsidR="00000000" w:rsidDel="00000000" w:rsidP="00000000" w:rsidRDefault="00000000" w:rsidRPr="00000000" w14:paraId="00000C1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1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obtener un reporte en PDF del listado actual:</w:t>
      </w:r>
    </w:p>
    <w:p w:rsidR="00000000" w:rsidDel="00000000" w:rsidP="00000000" w:rsidRDefault="00000000" w:rsidRPr="00000000" w14:paraId="00000C1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1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Hacer clic en el botón " Generar PDF" en la parte superior de la página.</w:t>
      </w:r>
    </w:p>
    <w:p w:rsidR="00000000" w:rsidDel="00000000" w:rsidP="00000000" w:rsidRDefault="00000000" w:rsidRPr="00000000" w14:paraId="00000C1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1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749300"/>
            <wp:effectExtent b="0" l="0" r="0" t="0"/>
            <wp:docPr id="46" name="image42.jpg"/>
            <a:graphic>
              <a:graphicData uri="http://schemas.openxmlformats.org/drawingml/2006/picture">
                <pic:pic>
                  <pic:nvPicPr>
                    <pic:cNvPr id="0" name="image42.jpg"/>
                    <pic:cNvPicPr preferRelativeResize="0"/>
                  </pic:nvPicPr>
                  <pic:blipFill>
                    <a:blip r:embed="rId42"/>
                    <a:srcRect b="0" l="0" r="0" t="0"/>
                    <a:stretch>
                      <a:fillRect/>
                    </a:stretch>
                  </pic:blipFill>
                  <pic:spPr>
                    <a:xfrm>
                      <a:off x="0" y="0"/>
                      <a:ext cx="584864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C1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1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sistema generará el PDF automáticamente con la tabla de expedientes visible en pantalla (incluyendo los filtros aplicados), la fecha de generación y la cantidad de expedientes.</w:t>
      </w:r>
    </w:p>
    <w:p w:rsidR="00000000" w:rsidDel="00000000" w:rsidP="00000000" w:rsidRDefault="00000000" w:rsidRPr="00000000" w14:paraId="00000C1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1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4152900"/>
            <wp:effectExtent b="0" l="0" r="0" t="0"/>
            <wp:docPr id="23" name="image36.jpg"/>
            <a:graphic>
              <a:graphicData uri="http://schemas.openxmlformats.org/drawingml/2006/picture">
                <pic:pic>
                  <pic:nvPicPr>
                    <pic:cNvPr id="0" name="image36.jpg"/>
                    <pic:cNvPicPr preferRelativeResize="0"/>
                  </pic:nvPicPr>
                  <pic:blipFill>
                    <a:blip r:embed="rId43"/>
                    <a:srcRect b="0" l="0" r="0" t="0"/>
                    <a:stretch>
                      <a:fillRect/>
                    </a:stretch>
                  </pic:blipFill>
                  <pic:spPr>
                    <a:xfrm>
                      <a:off x="0" y="0"/>
                      <a:ext cx="58486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C1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1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7. Módulo Técnico</w:t>
      </w:r>
    </w:p>
    <w:p w:rsidR="00000000" w:rsidDel="00000000" w:rsidP="00000000" w:rsidRDefault="00000000" w:rsidRPr="00000000" w14:paraId="00000C1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1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Técnico recibe los expedientes asignados desde Administración, realiza el análisis técnico, carga su informe y los deriva al área jurídica.</w:t>
      </w:r>
    </w:p>
    <w:p w:rsidR="00000000" w:rsidDel="00000000" w:rsidP="00000000" w:rsidRDefault="00000000" w:rsidRPr="00000000" w14:paraId="00000C1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2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7.1 Bandeja de entrada</w:t>
      </w:r>
    </w:p>
    <w:p w:rsidR="00000000" w:rsidDel="00000000" w:rsidP="00000000" w:rsidRDefault="00000000" w:rsidRPr="00000000" w14:paraId="00000C2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2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bandeja muestra los expedientes asignados al usuario técnico que aún no han sido recepcionados.</w:t>
      </w:r>
    </w:p>
    <w:p w:rsidR="00000000" w:rsidDel="00000000" w:rsidP="00000000" w:rsidRDefault="00000000" w:rsidRPr="00000000" w14:paraId="00000C2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2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832100"/>
            <wp:effectExtent b="0" l="0" r="0" t="0"/>
            <wp:docPr id="45" name="image40.jpg"/>
            <a:graphic>
              <a:graphicData uri="http://schemas.openxmlformats.org/drawingml/2006/picture">
                <pic:pic>
                  <pic:nvPicPr>
                    <pic:cNvPr id="0" name="image40.jpg"/>
                    <pic:cNvPicPr preferRelativeResize="0"/>
                  </pic:nvPicPr>
                  <pic:blipFill>
                    <a:blip r:embed="rId44"/>
                    <a:srcRect b="0" l="0" r="0" t="0"/>
                    <a:stretch>
                      <a:fillRect/>
                    </a:stretch>
                  </pic:blipFill>
                  <pic:spPr>
                    <a:xfrm>
                      <a:off x="0" y="0"/>
                      <a:ext cx="584864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C2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2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fila muestra:</w:t>
      </w:r>
    </w:p>
    <w:p w:rsidR="00000000" w:rsidDel="00000000" w:rsidP="00000000" w:rsidRDefault="00000000" w:rsidRPr="00000000" w14:paraId="00000C2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Número de expediente</w:t>
      </w:r>
    </w:p>
    <w:p w:rsidR="00000000" w:rsidDel="00000000" w:rsidP="00000000" w:rsidRDefault="00000000" w:rsidRPr="00000000" w14:paraId="00000C2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Tipo de trámite</w:t>
      </w:r>
    </w:p>
    <w:p w:rsidR="00000000" w:rsidDel="00000000" w:rsidP="00000000" w:rsidRDefault="00000000" w:rsidRPr="00000000" w14:paraId="00000C2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Descripción</w:t>
      </w:r>
    </w:p>
    <w:p w:rsidR="00000000" w:rsidDel="00000000" w:rsidP="00000000" w:rsidRDefault="00000000" w:rsidRPr="00000000" w14:paraId="00000C2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Nombre del presentante</w:t>
      </w:r>
    </w:p>
    <w:p w:rsidR="00000000" w:rsidDel="00000000" w:rsidP="00000000" w:rsidRDefault="00000000" w:rsidRPr="00000000" w14:paraId="00000C2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Fecha del pase</w:t>
      </w:r>
    </w:p>
    <w:p w:rsidR="00000000" w:rsidDel="00000000" w:rsidP="00000000" w:rsidRDefault="00000000" w:rsidRPr="00000000" w14:paraId="00000C2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Acceso a documentos adjuntos</w:t>
      </w:r>
    </w:p>
    <w:p w:rsidR="00000000" w:rsidDel="00000000" w:rsidP="00000000" w:rsidRDefault="00000000" w:rsidRPr="00000000" w14:paraId="00000C2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Botones de acción</w:t>
      </w:r>
    </w:p>
    <w:p w:rsidR="00000000" w:rsidDel="00000000" w:rsidP="00000000" w:rsidRDefault="00000000" w:rsidRPr="00000000" w14:paraId="00000C2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2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7.2 Recepcionar expedientes</w:t>
      </w:r>
    </w:p>
    <w:p w:rsidR="00000000" w:rsidDel="00000000" w:rsidP="00000000" w:rsidRDefault="00000000" w:rsidRPr="00000000" w14:paraId="00000C3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3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recepción formal confirma que el técnico tomó conocimiento del expediente y lo acepta para análisis.</w:t>
      </w:r>
    </w:p>
    <w:p w:rsidR="00000000" w:rsidDel="00000000" w:rsidP="00000000" w:rsidRDefault="00000000" w:rsidRPr="00000000" w14:paraId="00000C3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3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Seleccionar uno o varios expedientes mediante los casilleros de verificación.</w:t>
      </w:r>
    </w:p>
    <w:p w:rsidR="00000000" w:rsidDel="00000000" w:rsidP="00000000" w:rsidRDefault="00000000" w:rsidRPr="00000000" w14:paraId="00000C3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Hacer clic en "Recepcionar Seleccionados".</w:t>
      </w:r>
    </w:p>
    <w:p w:rsidR="00000000" w:rsidDel="00000000" w:rsidP="00000000" w:rsidRDefault="00000000" w:rsidRPr="00000000" w14:paraId="00000C3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3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260600"/>
            <wp:effectExtent b="0" l="0" r="0" t="0"/>
            <wp:docPr id="50" name="image43.jpg"/>
            <a:graphic>
              <a:graphicData uri="http://schemas.openxmlformats.org/drawingml/2006/picture">
                <pic:pic>
                  <pic:nvPicPr>
                    <pic:cNvPr id="0" name="image43.jpg"/>
                    <pic:cNvPicPr preferRelativeResize="0"/>
                  </pic:nvPicPr>
                  <pic:blipFill>
                    <a:blip r:embed="rId45"/>
                    <a:srcRect b="0" l="0" r="0" t="0"/>
                    <a:stretch>
                      <a:fillRect/>
                    </a:stretch>
                  </pic:blipFill>
                  <pic:spPr>
                    <a:xfrm>
                      <a:off x="0" y="0"/>
                      <a:ext cx="584864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C3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Ingresar una observación opcional y confirmar.</w:t>
      </w:r>
    </w:p>
    <w:p w:rsidR="00000000" w:rsidDel="00000000" w:rsidP="00000000" w:rsidRDefault="00000000" w:rsidRPr="00000000" w14:paraId="00000C3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39">
      <w:pPr>
        <w:spacing w:after="0" w:lineRule="auto"/>
        <w:jc w:val="both"/>
        <w:rPr>
          <w:rFonts w:ascii="Arial" w:cs="Arial" w:eastAsia="Arial" w:hAnsi="Arial"/>
          <w:sz w:val="24"/>
          <w:szCs w:val="24"/>
        </w:rPr>
      </w:pPr>
      <w:sdt>
        <w:sdtPr>
          <w:id w:val="839065936"/>
          <w:tag w:val="goog_rdk_89"/>
        </w:sdtPr>
        <w:sdtContent>
          <w:r w:rsidDel="00000000" w:rsidR="00000000" w:rsidRPr="00000000">
            <w:rPr>
              <w:rFonts w:ascii="Arial Unicode MS" w:cs="Arial Unicode MS" w:eastAsia="Arial Unicode MS" w:hAnsi="Arial Unicode MS"/>
              <w:sz w:val="24"/>
              <w:szCs w:val="24"/>
              <w:rtl w:val="0"/>
            </w:rPr>
            <w:t xml:space="preserve">Una vez recepcionado, el expediente quedará marcado con una insignia verde "✓ Recepcionado" y habilitará el botón para realizar el pase al área jurídica.</w:t>
          </w:r>
        </w:sdtContent>
      </w:sdt>
    </w:p>
    <w:p w:rsidR="00000000" w:rsidDel="00000000" w:rsidP="00000000" w:rsidRDefault="00000000" w:rsidRPr="00000000" w14:paraId="00000C3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3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1435100"/>
            <wp:effectExtent b="0" l="0" r="0" t="0"/>
            <wp:docPr id="7"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84864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C3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3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3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7.3 Ver documentos y cargar informe</w:t>
      </w:r>
    </w:p>
    <w:p w:rsidR="00000000" w:rsidDel="00000000" w:rsidP="00000000" w:rsidRDefault="00000000" w:rsidRPr="00000000" w14:paraId="00000C3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4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consultar la documentación del expediente y registrar el informe técnico:</w:t>
      </w:r>
    </w:p>
    <w:p w:rsidR="00000000" w:rsidDel="00000000" w:rsidP="00000000" w:rsidRDefault="00000000" w:rsidRPr="00000000" w14:paraId="00000C4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4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Hacer clic en "Ver Documentos" junto al expediente.</w:t>
      </w:r>
    </w:p>
    <w:p w:rsidR="00000000" w:rsidDel="00000000" w:rsidP="00000000" w:rsidRDefault="00000000" w:rsidRPr="00000000" w14:paraId="00000C4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4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4165600"/>
            <wp:effectExtent b="0" l="0" r="0" t="0"/>
            <wp:docPr id="36"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8486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C4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4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el modal se puede:</w:t>
      </w:r>
    </w:p>
    <w:p w:rsidR="00000000" w:rsidDel="00000000" w:rsidP="00000000" w:rsidRDefault="00000000" w:rsidRPr="00000000" w14:paraId="00000C4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Consultar documentos adjuntos por el presentante (con botón para visualizarlos).</w:t>
      </w:r>
    </w:p>
    <w:p w:rsidR="00000000" w:rsidDel="00000000" w:rsidP="00000000" w:rsidRDefault="00000000" w:rsidRPr="00000000" w14:paraId="00000C4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Subir nuevos archivos: Esta opción se encuentra en el modal para “Realizar pase” ,seleccionar los archivos y hacer clic en "Guardar documentos". Los documentos subidos se asocian al usuario técnico.</w:t>
      </w:r>
    </w:p>
    <w:p w:rsidR="00000000" w:rsidDel="00000000" w:rsidP="00000000" w:rsidRDefault="00000000" w:rsidRPr="00000000" w14:paraId="00000C4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Cargar observación: redactar el informe o comentario en el campo de texto y hacer clic en "Guardar observación". La observación quedará visible para todos los roles y para el presentante.</w:t>
      </w:r>
    </w:p>
    <w:p w:rsidR="00000000" w:rsidDel="00000000" w:rsidP="00000000" w:rsidRDefault="00000000" w:rsidRPr="00000000" w14:paraId="00000C4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4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5054600"/>
            <wp:effectExtent b="0" l="0" r="0" t="0"/>
            <wp:docPr id="13"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84864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C4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4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4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7.4 Realizar pase al área jurídica</w:t>
      </w:r>
    </w:p>
    <w:p w:rsidR="00000000" w:rsidDel="00000000" w:rsidP="00000000" w:rsidRDefault="00000000" w:rsidRPr="00000000" w14:paraId="00000C4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5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concluido el análisis técnico:</w:t>
      </w:r>
    </w:p>
    <w:p w:rsidR="00000000" w:rsidDel="00000000" w:rsidP="00000000" w:rsidRDefault="00000000" w:rsidRPr="00000000" w14:paraId="00000C5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5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En la bandeja (sección "Realizar Pase"), hacer clic en "Realizar Pase" sobre el expediente recepcionado.</w:t>
      </w:r>
    </w:p>
    <w:p w:rsidR="00000000" w:rsidDel="00000000" w:rsidP="00000000" w:rsidRDefault="00000000" w:rsidRPr="00000000" w14:paraId="00000C5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5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4470400"/>
            <wp:effectExtent b="0" l="0" r="0" t="0"/>
            <wp:docPr id="10"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84864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C5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5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el modal completar:</w:t>
      </w:r>
    </w:p>
    <w:p w:rsidR="00000000" w:rsidDel="00000000" w:rsidP="00000000" w:rsidRDefault="00000000" w:rsidRPr="00000000" w14:paraId="00000C5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Informe / Adjunto: adjuntar el archivo del informe técnico.</w:t>
      </w:r>
    </w:p>
    <w:p w:rsidR="00000000" w:rsidDel="00000000" w:rsidP="00000000" w:rsidRDefault="00000000" w:rsidRPr="00000000" w14:paraId="00000C5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Destinatario: seleccionar el profesional jurídico de la lista desplegable.</w:t>
      </w:r>
    </w:p>
    <w:p w:rsidR="00000000" w:rsidDel="00000000" w:rsidP="00000000" w:rsidRDefault="00000000" w:rsidRPr="00000000" w14:paraId="00000C5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5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Hacer clic en "Confirmar Pase".</w:t>
      </w:r>
    </w:p>
    <w:p w:rsidR="00000000" w:rsidDel="00000000" w:rsidP="00000000" w:rsidRDefault="00000000" w:rsidRPr="00000000" w14:paraId="00000C5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5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expediente pasará al área jurídica para continuar con su correspondiente proceso.</w:t>
      </w:r>
    </w:p>
    <w:p w:rsidR="00000000" w:rsidDel="00000000" w:rsidP="00000000" w:rsidRDefault="00000000" w:rsidRPr="00000000" w14:paraId="00000C5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5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5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6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7.5 Deshacer pase</w:t>
      </w:r>
    </w:p>
    <w:p w:rsidR="00000000" w:rsidDel="00000000" w:rsidP="00000000" w:rsidRDefault="00000000" w:rsidRPr="00000000" w14:paraId="00000C6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6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jurídico aún no recepcionó el expediente y se necesita revertir el pase:</w:t>
      </w:r>
    </w:p>
    <w:p w:rsidR="00000000" w:rsidDel="00000000" w:rsidP="00000000" w:rsidRDefault="00000000" w:rsidRPr="00000000" w14:paraId="00000C6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64">
      <w:pPr>
        <w:spacing w:after="0" w:lineRule="auto"/>
        <w:jc w:val="both"/>
        <w:rPr>
          <w:rFonts w:ascii="Arial" w:cs="Arial" w:eastAsia="Arial" w:hAnsi="Arial"/>
          <w:sz w:val="24"/>
          <w:szCs w:val="24"/>
        </w:rPr>
      </w:pPr>
      <w:sdt>
        <w:sdtPr>
          <w:id w:val="-1426678425"/>
          <w:tag w:val="goog_rdk_90"/>
        </w:sdtPr>
        <w:sdtContent>
          <w:r w:rsidDel="00000000" w:rsidR="00000000" w:rsidRPr="00000000">
            <w:rPr>
              <w:rFonts w:ascii="Arial Unicode MS" w:cs="Arial Unicode MS" w:eastAsia="Arial Unicode MS" w:hAnsi="Arial Unicode MS"/>
              <w:sz w:val="24"/>
              <w:szCs w:val="24"/>
              <w:rtl w:val="0"/>
            </w:rPr>
            <w:t xml:space="preserve">1. Hacer clic en "↩ Deshacer Pase" junto al expediente.</w:t>
          </w:r>
        </w:sdtContent>
      </w:sdt>
    </w:p>
    <w:p w:rsidR="00000000" w:rsidDel="00000000" w:rsidP="00000000" w:rsidRDefault="00000000" w:rsidRPr="00000000" w14:paraId="00000C6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Confirmar la acción en el modal de advertencia.</w:t>
      </w:r>
    </w:p>
    <w:p w:rsidR="00000000" w:rsidDel="00000000" w:rsidP="00000000" w:rsidRDefault="00000000" w:rsidRPr="00000000" w14:paraId="00000C6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6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26100" cy="3187700"/>
            <wp:effectExtent b="0" l="0" r="0" t="0"/>
            <wp:docPr id="18"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6261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C6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El expediente volverá al estado recepcionado y podrá ser realizado el pase nuevamente.</w:t>
      </w:r>
    </w:p>
    <w:p w:rsidR="00000000" w:rsidDel="00000000" w:rsidP="00000000" w:rsidRDefault="00000000" w:rsidRPr="00000000" w14:paraId="00000C6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6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6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6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7.6 Consultar expedientes</w:t>
      </w:r>
    </w:p>
    <w:p w:rsidR="00000000" w:rsidDel="00000000" w:rsidP="00000000" w:rsidRDefault="00000000" w:rsidRPr="00000000" w14:paraId="00000C6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6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sección "Consultar" permite visualizar todos los expedientes del sistema con filtros de búsqueda:</w:t>
      </w:r>
    </w:p>
    <w:p w:rsidR="00000000" w:rsidDel="00000000" w:rsidP="00000000" w:rsidRDefault="00000000" w:rsidRPr="00000000" w14:paraId="00000C6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7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Por número de expediente</w:t>
      </w:r>
    </w:p>
    <w:p w:rsidR="00000000" w:rsidDel="00000000" w:rsidP="00000000" w:rsidRDefault="00000000" w:rsidRPr="00000000" w14:paraId="00000C7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Por estado</w:t>
      </w:r>
    </w:p>
    <w:p w:rsidR="00000000" w:rsidDel="00000000" w:rsidP="00000000" w:rsidRDefault="00000000" w:rsidRPr="00000000" w14:paraId="00000C7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Por nombre del presentante o descripción</w:t>
      </w:r>
    </w:p>
    <w:p w:rsidR="00000000" w:rsidDel="00000000" w:rsidP="00000000" w:rsidRDefault="00000000" w:rsidRPr="00000000" w14:paraId="00000C7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7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527300"/>
            <wp:effectExtent b="0" l="0" r="0" t="0"/>
            <wp:docPr id="35"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8486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7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7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8. Módulo Jurídico</w:t>
      </w:r>
    </w:p>
    <w:p w:rsidR="00000000" w:rsidDel="00000000" w:rsidP="00000000" w:rsidRDefault="00000000" w:rsidRPr="00000000" w14:paraId="00000C7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7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Jurídico recibe los expedientes derivados desde el área técnica, elabora el dictamen jurídico y los eleva a la Dirección para la decisión final.</w:t>
      </w:r>
    </w:p>
    <w:p w:rsidR="00000000" w:rsidDel="00000000" w:rsidP="00000000" w:rsidRDefault="00000000" w:rsidRPr="00000000" w14:paraId="00000C7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7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413000"/>
            <wp:effectExtent b="0" l="0" r="0" t="0"/>
            <wp:docPr id="29"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584864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C7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7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7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8.1 Bandeja de entrada</w:t>
      </w:r>
    </w:p>
    <w:p w:rsidR="00000000" w:rsidDel="00000000" w:rsidP="00000000" w:rsidRDefault="00000000" w:rsidRPr="00000000" w14:paraId="00000C7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8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bandeja muestra los expedientes pendientes de recepción asignados al área jurídica, con el informe técnico ya disponible para consulta.</w:t>
      </w:r>
    </w:p>
    <w:p w:rsidR="00000000" w:rsidDel="00000000" w:rsidP="00000000" w:rsidRDefault="00000000" w:rsidRPr="00000000" w14:paraId="00000C8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8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8.2 Recepcionar expedientes</w:t>
      </w:r>
    </w:p>
    <w:p w:rsidR="00000000" w:rsidDel="00000000" w:rsidP="00000000" w:rsidRDefault="00000000" w:rsidRPr="00000000" w14:paraId="00000C8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8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procedimiento es idéntico al del Técnico:</w:t>
      </w:r>
    </w:p>
    <w:p w:rsidR="00000000" w:rsidDel="00000000" w:rsidP="00000000" w:rsidRDefault="00000000" w:rsidRPr="00000000" w14:paraId="00000C8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8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Seleccionar los expedientes a recepcionar mediante los casilleros de verificación.</w:t>
      </w:r>
    </w:p>
    <w:p w:rsidR="00000000" w:rsidDel="00000000" w:rsidP="00000000" w:rsidRDefault="00000000" w:rsidRPr="00000000" w14:paraId="00000C8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Hacer clic en "Recepcionar Seleccionados".</w:t>
      </w:r>
    </w:p>
    <w:p w:rsidR="00000000" w:rsidDel="00000000" w:rsidP="00000000" w:rsidRDefault="00000000" w:rsidRPr="00000000" w14:paraId="00000C8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Confirmar la recepción.</w:t>
      </w:r>
    </w:p>
    <w:p w:rsidR="00000000" w:rsidDel="00000000" w:rsidP="00000000" w:rsidRDefault="00000000" w:rsidRPr="00000000" w14:paraId="00000C8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8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400300"/>
            <wp:effectExtent b="0" l="0" r="0" t="0"/>
            <wp:docPr id="12"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584864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C8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8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8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8.3 Ver documentos y cargar dictamen</w:t>
      </w:r>
    </w:p>
    <w:p w:rsidR="00000000" w:rsidDel="00000000" w:rsidP="00000000" w:rsidRDefault="00000000" w:rsidRPr="00000000" w14:paraId="00000C8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8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Hacer clic en "Ver Documentos" sobre el expediente.</w:t>
      </w:r>
    </w:p>
    <w:p w:rsidR="00000000" w:rsidDel="00000000" w:rsidP="00000000" w:rsidRDefault="00000000" w:rsidRPr="00000000" w14:paraId="00000C9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el modal consultar:</w:t>
      </w:r>
    </w:p>
    <w:p w:rsidR="00000000" w:rsidDel="00000000" w:rsidP="00000000" w:rsidRDefault="00000000" w:rsidRPr="00000000" w14:paraId="00000C9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Los documentos adjuntos del presentante.</w:t>
      </w:r>
    </w:p>
    <w:p w:rsidR="00000000" w:rsidDel="00000000" w:rsidP="00000000" w:rsidRDefault="00000000" w:rsidRPr="00000000" w14:paraId="00000C9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El informe técnico y los archivos cargados por el área técnica.</w:t>
      </w:r>
    </w:p>
    <w:p w:rsidR="00000000" w:rsidDel="00000000" w:rsidP="00000000" w:rsidRDefault="00000000" w:rsidRPr="00000000" w14:paraId="00000C9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Redactar el dictamen jurídico en el campo "Observaciones" y hacer clic en "Guardar observación".</w:t>
      </w:r>
    </w:p>
    <w:p w:rsidR="00000000" w:rsidDel="00000000" w:rsidP="00000000" w:rsidRDefault="00000000" w:rsidRPr="00000000" w14:paraId="00000C9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Subir el archivo del dictamen jurídico haciendo clic en "Guardar documentos".</w:t>
      </w:r>
    </w:p>
    <w:p w:rsidR="00000000" w:rsidDel="00000000" w:rsidP="00000000" w:rsidRDefault="00000000" w:rsidRPr="00000000" w14:paraId="00000C9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9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4495800"/>
            <wp:effectExtent b="0" l="0" r="0" t="0"/>
            <wp:docPr id="53"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584864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C9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9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9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8.4 Realizar pase a la Dirección</w:t>
      </w:r>
    </w:p>
    <w:p w:rsidR="00000000" w:rsidDel="00000000" w:rsidP="00000000" w:rsidRDefault="00000000" w:rsidRPr="00000000" w14:paraId="00000C9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9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elaborado el dictamen:</w:t>
      </w:r>
    </w:p>
    <w:p w:rsidR="00000000" w:rsidDel="00000000" w:rsidP="00000000" w:rsidRDefault="00000000" w:rsidRPr="00000000" w14:paraId="00000C9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9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En la bandeja, hacer clic en "Realizar Pase" sobre el expediente recepcionado.</w:t>
      </w:r>
    </w:p>
    <w:p w:rsidR="00000000" w:rsidDel="00000000" w:rsidP="00000000" w:rsidRDefault="00000000" w:rsidRPr="00000000" w14:paraId="00000C9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el modal completar:</w:t>
      </w:r>
    </w:p>
    <w:p w:rsidR="00000000" w:rsidDel="00000000" w:rsidP="00000000" w:rsidRDefault="00000000" w:rsidRPr="00000000" w14:paraId="00000C9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Informe / Adjunto: adjuntar el archivo del dictamen jurídico.</w:t>
      </w:r>
    </w:p>
    <w:p w:rsidR="00000000" w:rsidDel="00000000" w:rsidP="00000000" w:rsidRDefault="00000000" w:rsidRPr="00000000" w14:paraId="00000CA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Destinatario: seleccionar el Director de la lista desplegable.</w:t>
      </w:r>
    </w:p>
    <w:p w:rsidR="00000000" w:rsidDel="00000000" w:rsidP="00000000" w:rsidRDefault="00000000" w:rsidRPr="00000000" w14:paraId="00000CA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Hacer clic en "Confirmar Pase".</w:t>
      </w:r>
    </w:p>
    <w:p w:rsidR="00000000" w:rsidDel="00000000" w:rsidP="00000000" w:rsidRDefault="00000000" w:rsidRPr="00000000" w14:paraId="00000CA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A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4978400"/>
            <wp:effectExtent b="0" l="0" r="0" t="0"/>
            <wp:docPr id="30"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584864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CA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expediente pasará a la Dirección para la resolución final.</w:t>
      </w:r>
    </w:p>
    <w:p w:rsidR="00000000" w:rsidDel="00000000" w:rsidP="00000000" w:rsidRDefault="00000000" w:rsidRPr="00000000" w14:paraId="00000CA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A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A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A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8.5 Deshacer pase</w:t>
      </w:r>
    </w:p>
    <w:p w:rsidR="00000000" w:rsidDel="00000000" w:rsidP="00000000" w:rsidRDefault="00000000" w:rsidRPr="00000000" w14:paraId="00000CA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A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Director aún no recepcionó el expediente y se necesita corregir algo:</w:t>
      </w:r>
    </w:p>
    <w:p w:rsidR="00000000" w:rsidDel="00000000" w:rsidP="00000000" w:rsidRDefault="00000000" w:rsidRPr="00000000" w14:paraId="00000CA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AC">
      <w:pPr>
        <w:spacing w:after="0" w:lineRule="auto"/>
        <w:jc w:val="both"/>
        <w:rPr>
          <w:rFonts w:ascii="Arial" w:cs="Arial" w:eastAsia="Arial" w:hAnsi="Arial"/>
          <w:sz w:val="24"/>
          <w:szCs w:val="24"/>
        </w:rPr>
      </w:pPr>
      <w:sdt>
        <w:sdtPr>
          <w:id w:val="441754245"/>
          <w:tag w:val="goog_rdk_91"/>
        </w:sdtPr>
        <w:sdtContent>
          <w:r w:rsidDel="00000000" w:rsidR="00000000" w:rsidRPr="00000000">
            <w:rPr>
              <w:rFonts w:ascii="Arial Unicode MS" w:cs="Arial Unicode MS" w:eastAsia="Arial Unicode MS" w:hAnsi="Arial Unicode MS"/>
              <w:sz w:val="24"/>
              <w:szCs w:val="24"/>
              <w:rtl w:val="0"/>
            </w:rPr>
            <w:t xml:space="preserve">1. Hacer clic en "↩ Deshacer Pase" junto al expediente.</w:t>
          </w:r>
        </w:sdtContent>
      </w:sdt>
    </w:p>
    <w:p w:rsidR="00000000" w:rsidDel="00000000" w:rsidP="00000000" w:rsidRDefault="00000000" w:rsidRPr="00000000" w14:paraId="00000CA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Confirmar la acción en el modal de advertencia.</w:t>
      </w:r>
    </w:p>
    <w:p w:rsidR="00000000" w:rsidDel="00000000" w:rsidP="00000000" w:rsidRDefault="00000000" w:rsidRPr="00000000" w14:paraId="00000CA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AF">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686300" cy="3086100"/>
            <wp:effectExtent b="0" l="0" r="0" t="0"/>
            <wp:docPr id="39"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46863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CB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B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B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8.6 Consultar expedientes</w:t>
      </w:r>
    </w:p>
    <w:p w:rsidR="00000000" w:rsidDel="00000000" w:rsidP="00000000" w:rsidRDefault="00000000" w:rsidRPr="00000000" w14:paraId="00000CB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B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sección "Consultar" permite buscar expedientes por número, estado, presentante o descripción.</w:t>
      </w:r>
    </w:p>
    <w:p w:rsidR="00000000" w:rsidDel="00000000" w:rsidP="00000000" w:rsidRDefault="00000000" w:rsidRPr="00000000" w14:paraId="00000CB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B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451100"/>
            <wp:effectExtent b="0" l="0" r="0" t="0"/>
            <wp:docPr id="11"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84864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CB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B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B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9. Módulo Director</w:t>
      </w:r>
    </w:p>
    <w:p w:rsidR="00000000" w:rsidDel="00000000" w:rsidP="00000000" w:rsidRDefault="00000000" w:rsidRPr="00000000" w14:paraId="00000CB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B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Director es el responsable de tomar la decisión final sobre cada expediente. Cuenta con la vista completa de todos los documentos, el historial de movimientos y los informes técnico y jurídico.</w:t>
      </w:r>
    </w:p>
    <w:p w:rsidR="00000000" w:rsidDel="00000000" w:rsidP="00000000" w:rsidRDefault="00000000" w:rsidRPr="00000000" w14:paraId="00000CB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B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527300"/>
            <wp:effectExtent b="0" l="0" r="0" t="0"/>
            <wp:docPr id="25"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58486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B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C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9.1 Bandeja de entrada</w:t>
      </w:r>
    </w:p>
    <w:p w:rsidR="00000000" w:rsidDel="00000000" w:rsidP="00000000" w:rsidRDefault="00000000" w:rsidRPr="00000000" w14:paraId="00000CC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C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bandeja del Director muestra los expedientes recibidos que aún no han sido resueltos.</w:t>
      </w:r>
    </w:p>
    <w:p w:rsidR="00000000" w:rsidDel="00000000" w:rsidP="00000000" w:rsidRDefault="00000000" w:rsidRPr="00000000" w14:paraId="00000CC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C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9.2 Recepcionar expedientes</w:t>
      </w:r>
    </w:p>
    <w:p w:rsidR="00000000" w:rsidDel="00000000" w:rsidP="00000000" w:rsidRDefault="00000000" w:rsidRPr="00000000" w14:paraId="00000CC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C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Seleccionar los expedientes a recepcionar.</w:t>
      </w:r>
    </w:p>
    <w:p w:rsidR="00000000" w:rsidDel="00000000" w:rsidP="00000000" w:rsidRDefault="00000000" w:rsidRPr="00000000" w14:paraId="00000CC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Hacer clic en "Recepcionar Seleccionados".</w:t>
      </w:r>
    </w:p>
    <w:p w:rsidR="00000000" w:rsidDel="00000000" w:rsidP="00000000" w:rsidRDefault="00000000" w:rsidRPr="00000000" w14:paraId="00000CC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Opcionalmente ingresar observaciones de recepción.</w:t>
      </w:r>
    </w:p>
    <w:p w:rsidR="00000000" w:rsidDel="00000000" w:rsidP="00000000" w:rsidRDefault="00000000" w:rsidRPr="00000000" w14:paraId="00000CC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Confirmar.</w:t>
      </w:r>
    </w:p>
    <w:p w:rsidR="00000000" w:rsidDel="00000000" w:rsidP="00000000" w:rsidRDefault="00000000" w:rsidRPr="00000000" w14:paraId="00000CC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C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311400"/>
            <wp:effectExtent b="0" l="0" r="0" t="0"/>
            <wp:docPr id="42"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584864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CC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C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C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9.3 Revisión completa del expediente</w:t>
      </w:r>
    </w:p>
    <w:p w:rsidR="00000000" w:rsidDel="00000000" w:rsidP="00000000" w:rsidRDefault="00000000" w:rsidRPr="00000000" w14:paraId="00000CC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D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tomar una decisión, el Director puede revisar en detalle toda la información del expediente.</w:t>
      </w:r>
    </w:p>
    <w:p w:rsidR="00000000" w:rsidDel="00000000" w:rsidP="00000000" w:rsidRDefault="00000000" w:rsidRPr="00000000" w14:paraId="00000CD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D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Ir a la sección "Resolver" en la barra de navegación.</w:t>
      </w:r>
    </w:p>
    <w:p w:rsidR="00000000" w:rsidDel="00000000" w:rsidP="00000000" w:rsidRDefault="00000000" w:rsidRPr="00000000" w14:paraId="00000CD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Hacer clic en "Ver docs" para consultar la documentación sin tomar ninguna acción.</w:t>
      </w:r>
    </w:p>
    <w:p w:rsidR="00000000" w:rsidDel="00000000" w:rsidP="00000000" w:rsidRDefault="00000000" w:rsidRPr="00000000" w14:paraId="00000CD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Hacer clic en "Resolución" para abrir el panel de revisión completa.</w:t>
      </w:r>
    </w:p>
    <w:p w:rsidR="00000000" w:rsidDel="00000000" w:rsidP="00000000" w:rsidRDefault="00000000" w:rsidRPr="00000000" w14:paraId="00000CD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D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3276600"/>
            <wp:effectExtent b="0" l="0" r="0" t="0"/>
            <wp:docPr id="24"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5848640" cy="32766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848640" cy="2578100"/>
            <wp:effectExtent b="0" l="0" r="0" t="0"/>
            <wp:docPr id="43"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5848640" cy="25781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848640" cy="2692400"/>
            <wp:effectExtent b="0" l="0" r="0" t="0"/>
            <wp:docPr id="52"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58486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CD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D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panel de revisión muestra:</w:t>
      </w:r>
    </w:p>
    <w:p w:rsidR="00000000" w:rsidDel="00000000" w:rsidP="00000000" w:rsidRDefault="00000000" w:rsidRPr="00000000" w14:paraId="00000CD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D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Información del expediente: número, presentante, tipo, descripción, prioridad y ubicación.</w:t>
      </w:r>
    </w:p>
    <w:p w:rsidR="00000000" w:rsidDel="00000000" w:rsidP="00000000" w:rsidRDefault="00000000" w:rsidRPr="00000000" w14:paraId="00000CD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Documentación adjunta: archivos organizados por rol (Presentante, Técnico, Jurídico).</w:t>
      </w:r>
    </w:p>
    <w:p w:rsidR="00000000" w:rsidDel="00000000" w:rsidP="00000000" w:rsidRDefault="00000000" w:rsidRPr="00000000" w14:paraId="00000CD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Observaciones de cada área.</w:t>
      </w:r>
    </w:p>
    <w:p w:rsidR="00000000" w:rsidDel="00000000" w:rsidP="00000000" w:rsidRDefault="00000000" w:rsidRPr="00000000" w14:paraId="00000CD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Historial de movimientos: todas las acciones realizadas sobre el expediente con fecha, usuario y comentario.</w:t>
      </w:r>
    </w:p>
    <w:p w:rsidR="00000000" w:rsidDel="00000000" w:rsidP="00000000" w:rsidRDefault="00000000" w:rsidRPr="00000000" w14:paraId="00000CD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Formulario de decisión final.</w:t>
      </w:r>
    </w:p>
    <w:p w:rsidR="00000000" w:rsidDel="00000000" w:rsidP="00000000" w:rsidRDefault="00000000" w:rsidRPr="00000000" w14:paraId="00000CD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E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9.4 Aprobar o rechazar expediente</w:t>
      </w:r>
    </w:p>
    <w:p w:rsidR="00000000" w:rsidDel="00000000" w:rsidP="00000000" w:rsidRDefault="00000000" w:rsidRPr="00000000" w14:paraId="00000CE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E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del panel de revisión, en la sección "Decisión Final del Director":</w:t>
      </w:r>
    </w:p>
    <w:p w:rsidR="00000000" w:rsidDel="00000000" w:rsidP="00000000" w:rsidRDefault="00000000" w:rsidRPr="00000000" w14:paraId="00000CE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E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Opcionalmente subir un archivo de resolución oficial haciendo clic en "Subir Documentos".</w:t>
      </w:r>
    </w:p>
    <w:p w:rsidR="00000000" w:rsidDel="00000000" w:rsidP="00000000" w:rsidRDefault="00000000" w:rsidRPr="00000000" w14:paraId="00000CE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E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Seleccionar la decisión:</w:t>
      </w:r>
    </w:p>
    <w:p w:rsidR="00000000" w:rsidDel="00000000" w:rsidP="00000000" w:rsidRDefault="00000000" w:rsidRPr="00000000" w14:paraId="00000CE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Hacer clic en el botón "APROBAR" o "RECHAZAR".</w:t>
      </w:r>
    </w:p>
    <w:p w:rsidR="00000000" w:rsidDel="00000000" w:rsidP="00000000" w:rsidRDefault="00000000" w:rsidRPr="00000000" w14:paraId="00000CE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E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Redactar en el campo de texto los fundamentos de la aprobación o los motivos del rechazo.</w:t>
      </w:r>
    </w:p>
    <w:p w:rsidR="00000000" w:rsidDel="00000000" w:rsidP="00000000" w:rsidRDefault="00000000" w:rsidRPr="00000000" w14:paraId="00000CE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E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Hacer clic en "Confirmar Aprobación" o "Confirmar Rechazo" según corresponda.</w:t>
      </w:r>
    </w:p>
    <w:p w:rsidR="00000000" w:rsidDel="00000000" w:rsidP="00000000" w:rsidRDefault="00000000" w:rsidRPr="00000000" w14:paraId="00000CE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E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 Esta acción es definitiva. Una vez confirmada, el expediente cambia su estado y se notifica automáticamente al presentante por correo electrónico. No puede revertirse.</w:t>
      </w:r>
    </w:p>
    <w:p w:rsidR="00000000" w:rsidDel="00000000" w:rsidP="00000000" w:rsidRDefault="00000000" w:rsidRPr="00000000" w14:paraId="00000CE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E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F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¿Qué ocurre después de resolver?</w:t>
      </w:r>
    </w:p>
    <w:p w:rsidR="00000000" w:rsidDel="00000000" w:rsidP="00000000" w:rsidRDefault="00000000" w:rsidRPr="00000000" w14:paraId="00000CF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F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expediente desaparece del panel "Resolver" de forma inmediata.</w:t>
      </w:r>
    </w:p>
    <w:p w:rsidR="00000000" w:rsidDel="00000000" w:rsidP="00000000" w:rsidRDefault="00000000" w:rsidRPr="00000000" w14:paraId="00000CF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estado se actualiza a "Aprobado" o "Rechazado" en todo el sistema.</w:t>
      </w:r>
    </w:p>
    <w:p w:rsidR="00000000" w:rsidDel="00000000" w:rsidP="00000000" w:rsidRDefault="00000000" w:rsidRPr="00000000" w14:paraId="00000CF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presentante recibe un correo electrónico automático con el resultado y las observaciones del Director.</w:t>
      </w:r>
    </w:p>
    <w:p w:rsidR="00000000" w:rsidDel="00000000" w:rsidP="00000000" w:rsidRDefault="00000000" w:rsidRPr="00000000" w14:paraId="00000CF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expediente queda disponible en la sección de Consulta con su estado final.</w:t>
      </w:r>
    </w:p>
    <w:p w:rsidR="00000000" w:rsidDel="00000000" w:rsidP="00000000" w:rsidRDefault="00000000" w:rsidRPr="00000000" w14:paraId="00000CF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F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CF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F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9.5 Consultar todos los expedientes</w:t>
      </w:r>
    </w:p>
    <w:p w:rsidR="00000000" w:rsidDel="00000000" w:rsidP="00000000" w:rsidRDefault="00000000" w:rsidRPr="00000000" w14:paraId="00000CF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F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sección "Consulta" permite al Director visualizar todos los expedientes del sistema, incluyendo los ya resueltos, con filtros de búsqueda y estado.</w:t>
      </w:r>
    </w:p>
    <w:p w:rsidR="00000000" w:rsidDel="00000000" w:rsidP="00000000" w:rsidRDefault="00000000" w:rsidRPr="00000000" w14:paraId="00000CF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F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514600"/>
            <wp:effectExtent b="0" l="0" r="0" t="0"/>
            <wp:docPr id="38"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584864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CF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F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0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Notificación de decisión final</w:t>
      </w:r>
    </w:p>
    <w:p w:rsidR="00000000" w:rsidDel="00000000" w:rsidP="00000000" w:rsidRDefault="00000000" w:rsidRPr="00000000" w14:paraId="00000D0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0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el Director aprueba o rechaza un expediente, el presentante recibe automáticamente un correo con:</w:t>
      </w:r>
    </w:p>
    <w:p w:rsidR="00000000" w:rsidDel="00000000" w:rsidP="00000000" w:rsidRDefault="00000000" w:rsidRPr="00000000" w14:paraId="00000D0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0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número de expediente.</w:t>
      </w:r>
    </w:p>
    <w:p w:rsidR="00000000" w:rsidDel="00000000" w:rsidP="00000000" w:rsidRDefault="00000000" w:rsidRPr="00000000" w14:paraId="00000D0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resultado de la decisión (APROBADO o RECHAZADO).</w:t>
      </w:r>
    </w:p>
    <w:p w:rsidR="00000000" w:rsidDel="00000000" w:rsidP="00000000" w:rsidRDefault="00000000" w:rsidRPr="00000000" w14:paraId="00000D0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Las observaciones o fundamentos del Director.</w:t>
      </w:r>
    </w:p>
    <w:p w:rsidR="00000000" w:rsidDel="00000000" w:rsidP="00000000" w:rsidRDefault="00000000" w:rsidRPr="00000000" w14:paraId="00000D0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0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48640" cy="2527300"/>
            <wp:effectExtent b="0" l="0" r="0" t="0"/>
            <wp:docPr id="49" name="image49.png"/>
            <a:graphic>
              <a:graphicData uri="http://schemas.openxmlformats.org/drawingml/2006/picture">
                <pic:pic>
                  <pic:nvPicPr>
                    <pic:cNvPr id="0" name="image49.png"/>
                    <pic:cNvPicPr preferRelativeResize="0"/>
                  </pic:nvPicPr>
                  <pic:blipFill>
                    <a:blip r:embed="rId64"/>
                    <a:srcRect b="0" l="0" r="0" t="0"/>
                    <a:stretch>
                      <a:fillRect/>
                    </a:stretch>
                  </pic:blipFill>
                  <pic:spPr>
                    <a:xfrm>
                      <a:off x="0" y="0"/>
                      <a:ext cx="58486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D0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0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de correo de aprobación:</w:t>
      </w:r>
    </w:p>
    <w:p w:rsidR="00000000" w:rsidDel="00000000" w:rsidP="00000000" w:rsidRDefault="00000000" w:rsidRPr="00000000" w14:paraId="00000D0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0C">
      <w:pPr>
        <w:spacing w:after="0" w:lineRule="auto"/>
        <w:jc w:val="both"/>
        <w:rPr>
          <w:rFonts w:ascii="Arial" w:cs="Arial" w:eastAsia="Arial" w:hAnsi="Arial"/>
          <w:sz w:val="24"/>
          <w:szCs w:val="24"/>
        </w:rPr>
      </w:pPr>
      <w:sdt>
        <w:sdtPr>
          <w:id w:val="-380346321"/>
          <w:tag w:val="goog_rdk_92"/>
        </w:sdtPr>
        <w:sdtContent>
          <w:r w:rsidDel="00000000" w:rsidR="00000000" w:rsidRPr="00000000">
            <w:rPr>
              <w:rFonts w:ascii="Arial Unicode MS" w:cs="Arial Unicode MS" w:eastAsia="Arial Unicode MS" w:hAnsi="Arial Unicode MS"/>
              <w:sz w:val="24"/>
              <w:szCs w:val="24"/>
              <w:rtl w:val="0"/>
            </w:rPr>
            <w:t xml:space="preserve">&gt; Asunto: ✅ Expediente 2026/0007 — APROBADO </w:t>
          </w:r>
        </w:sdtContent>
      </w:sdt>
    </w:p>
    <w:p w:rsidR="00000000" w:rsidDel="00000000" w:rsidP="00000000" w:rsidRDefault="00000000" w:rsidRPr="00000000" w14:paraId="00000D0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Hola Juan Pérez, </w:t>
      </w:r>
    </w:p>
    <w:p w:rsidR="00000000" w:rsidDel="00000000" w:rsidP="00000000" w:rsidRDefault="00000000" w:rsidRPr="00000000" w14:paraId="00000D0E">
      <w:pPr>
        <w:spacing w:after="0" w:lineRule="auto"/>
        <w:jc w:val="both"/>
        <w:rPr>
          <w:rFonts w:ascii="Arial" w:cs="Arial" w:eastAsia="Arial" w:hAnsi="Arial"/>
          <w:sz w:val="24"/>
          <w:szCs w:val="24"/>
        </w:rPr>
      </w:pPr>
      <w:sdt>
        <w:sdtPr>
          <w:id w:val="1037037876"/>
          <w:tag w:val="goog_rdk_93"/>
        </w:sdtPr>
        <w:sdtContent>
          <w:r w:rsidDel="00000000" w:rsidR="00000000" w:rsidRPr="00000000">
            <w:rPr>
              <w:rFonts w:ascii="Arial Unicode MS" w:cs="Arial Unicode MS" w:eastAsia="Arial Unicode MS" w:hAnsi="Arial Unicode MS"/>
              <w:sz w:val="24"/>
              <w:szCs w:val="24"/>
              <w:rtl w:val="0"/>
            </w:rPr>
            <w:t xml:space="preserve">&gt; Su expediente N° 2026/0007 ha sido APROBADO ✅ por la Dirección. </w:t>
          </w:r>
        </w:sdtContent>
      </w:sdt>
    </w:p>
    <w:p w:rsidR="00000000" w:rsidDel="00000000" w:rsidP="00000000" w:rsidRDefault="00000000" w:rsidRPr="00000000" w14:paraId="00000D0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Observación: Se autoriza la obra solicitada conforme a la normativa vigente.</w:t>
      </w:r>
    </w:p>
    <w:p w:rsidR="00000000" w:rsidDel="00000000" w:rsidP="00000000" w:rsidRDefault="00000000" w:rsidRPr="00000000" w14:paraId="00000D1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1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de correo de rechazo:</w:t>
      </w:r>
    </w:p>
    <w:p w:rsidR="00000000" w:rsidDel="00000000" w:rsidP="00000000" w:rsidRDefault="00000000" w:rsidRPr="00000000" w14:paraId="00000D1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13">
      <w:pPr>
        <w:spacing w:after="0" w:lineRule="auto"/>
        <w:jc w:val="both"/>
        <w:rPr>
          <w:rFonts w:ascii="Arial" w:cs="Arial" w:eastAsia="Arial" w:hAnsi="Arial"/>
          <w:sz w:val="24"/>
          <w:szCs w:val="24"/>
        </w:rPr>
      </w:pPr>
      <w:sdt>
        <w:sdtPr>
          <w:id w:val="-324352081"/>
          <w:tag w:val="goog_rdk_94"/>
        </w:sdtPr>
        <w:sdtContent>
          <w:r w:rsidDel="00000000" w:rsidR="00000000" w:rsidRPr="00000000">
            <w:rPr>
              <w:rFonts w:ascii="Arial Unicode MS" w:cs="Arial Unicode MS" w:eastAsia="Arial Unicode MS" w:hAnsi="Arial Unicode MS"/>
              <w:sz w:val="24"/>
              <w:szCs w:val="24"/>
              <w:rtl w:val="0"/>
            </w:rPr>
            <w:t xml:space="preserve">&gt; Asunto: ❌ Expediente 2026/0007 — RECHAZADO </w:t>
          </w:r>
        </w:sdtContent>
      </w:sdt>
    </w:p>
    <w:p w:rsidR="00000000" w:rsidDel="00000000" w:rsidP="00000000" w:rsidRDefault="00000000" w:rsidRPr="00000000" w14:paraId="00000D1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Hola Juan Pérez, </w:t>
      </w:r>
    </w:p>
    <w:p w:rsidR="00000000" w:rsidDel="00000000" w:rsidP="00000000" w:rsidRDefault="00000000" w:rsidRPr="00000000" w14:paraId="00000D15">
      <w:pPr>
        <w:spacing w:after="0" w:lineRule="auto"/>
        <w:jc w:val="both"/>
        <w:rPr>
          <w:rFonts w:ascii="Arial" w:cs="Arial" w:eastAsia="Arial" w:hAnsi="Arial"/>
          <w:sz w:val="24"/>
          <w:szCs w:val="24"/>
        </w:rPr>
      </w:pPr>
      <w:sdt>
        <w:sdtPr>
          <w:id w:val="1165604448"/>
          <w:tag w:val="goog_rdk_95"/>
        </w:sdtPr>
        <w:sdtContent>
          <w:r w:rsidDel="00000000" w:rsidR="00000000" w:rsidRPr="00000000">
            <w:rPr>
              <w:rFonts w:ascii="Arial Unicode MS" w:cs="Arial Unicode MS" w:eastAsia="Arial Unicode MS" w:hAnsi="Arial Unicode MS"/>
              <w:sz w:val="24"/>
              <w:szCs w:val="24"/>
              <w:rtl w:val="0"/>
            </w:rPr>
            <w:t xml:space="preserve">&gt; Su expediente N° 2026/0007 ha sido RECHAZADO ❌ por la Dirección. </w:t>
          </w:r>
        </w:sdtContent>
      </w:sdt>
    </w:p>
    <w:p w:rsidR="00000000" w:rsidDel="00000000" w:rsidP="00000000" w:rsidRDefault="00000000" w:rsidRPr="00000000" w14:paraId="00000D1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&gt; Observación: Falta la documentación técnica requerida por el artículo 5°.</w:t>
      </w:r>
    </w:p>
    <w:p w:rsidR="00000000" w:rsidDel="00000000" w:rsidP="00000000" w:rsidRDefault="00000000" w:rsidRPr="00000000" w14:paraId="00000D1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1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D1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1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11. Generación de reportes en PDF</w:t>
      </w:r>
    </w:p>
    <w:p w:rsidR="00000000" w:rsidDel="00000000" w:rsidP="00000000" w:rsidRDefault="00000000" w:rsidRPr="00000000" w14:paraId="00000D1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1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con roles internos (Administrativo, Técnico, Jurídico y Director) pueden generar un reporte en PDF de su vista actual de expedientes.</w:t>
      </w:r>
    </w:p>
    <w:p w:rsidR="00000000" w:rsidDel="00000000" w:rsidP="00000000" w:rsidRDefault="00000000" w:rsidRPr="00000000" w14:paraId="00000D1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1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Hacer clic en el botón "🖨️ Reporte PDF" en la parte superior de la página.</w:t>
      </w:r>
    </w:p>
    <w:p w:rsidR="00000000" w:rsidDel="00000000" w:rsidP="00000000" w:rsidRDefault="00000000" w:rsidRPr="00000000" w14:paraId="00000D1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2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sistema generará el documento e iniciará la descarga automática.</w:t>
      </w:r>
    </w:p>
    <w:p w:rsidR="00000000" w:rsidDel="00000000" w:rsidP="00000000" w:rsidRDefault="00000000" w:rsidRPr="00000000" w14:paraId="00000D2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2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reporte incluye:</w:t>
      </w:r>
    </w:p>
    <w:p w:rsidR="00000000" w:rsidDel="00000000" w:rsidP="00000000" w:rsidRDefault="00000000" w:rsidRPr="00000000" w14:paraId="00000D2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 tabla de expedientes visible en pantalla (con los filtros aplicados)</w:t>
      </w:r>
    </w:p>
    <w:p w:rsidR="00000000" w:rsidDel="00000000" w:rsidP="00000000" w:rsidRDefault="00000000" w:rsidRPr="00000000" w14:paraId="00000D2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Fecha de generación del reporte</w:t>
      </w:r>
    </w:p>
    <w:p w:rsidR="00000000" w:rsidDel="00000000" w:rsidP="00000000" w:rsidRDefault="00000000" w:rsidRPr="00000000" w14:paraId="00000D2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Cantidad total de expedientes listados</w:t>
      </w:r>
    </w:p>
    <w:p w:rsidR="00000000" w:rsidDel="00000000" w:rsidP="00000000" w:rsidRDefault="00000000" w:rsidRPr="00000000" w14:paraId="00000D2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2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12. Preguntas frecuentes</w:t>
      </w:r>
    </w:p>
    <w:p w:rsidR="00000000" w:rsidDel="00000000" w:rsidP="00000000" w:rsidRDefault="00000000" w:rsidRPr="00000000" w14:paraId="00000D2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2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¿Puedo editar los datos de mi expediente después de enviarlo? </w:t>
      </w:r>
    </w:p>
    <w:p w:rsidR="00000000" w:rsidDel="00000000" w:rsidP="00000000" w:rsidRDefault="00000000" w:rsidRPr="00000000" w14:paraId="00000D2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Una vez creado y enviado, el expediente queda bajo gestión administrativa y no puede ser modificado por el presentante. Si existe algún error, deberá comunicarse con el área administrativa.</w:t>
      </w:r>
    </w:p>
    <w:p w:rsidR="00000000" w:rsidDel="00000000" w:rsidP="00000000" w:rsidRDefault="00000000" w:rsidRPr="00000000" w14:paraId="00000D2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2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sé si mi expediente avanzó? </w:t>
      </w:r>
    </w:p>
    <w:p w:rsidR="00000000" w:rsidDel="00000000" w:rsidP="00000000" w:rsidRDefault="00000000" w:rsidRPr="00000000" w14:paraId="00000D2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Puede consultar el estado en cualquier momento desde la sección "Mis Expedientes". También recibirá un correo electrónico automático al momento que la Dirección tome la decisión final.</w:t>
      </w:r>
    </w:p>
    <w:p w:rsidR="00000000" w:rsidDel="00000000" w:rsidP="00000000" w:rsidRDefault="00000000" w:rsidRPr="00000000" w14:paraId="00000D2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2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¿Puedo presentar más de un expediente? </w:t>
      </w:r>
    </w:p>
    <w:p w:rsidR="00000000" w:rsidDel="00000000" w:rsidP="00000000" w:rsidRDefault="00000000" w:rsidRPr="00000000" w14:paraId="00000D3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Sí. El sistema permite crear tantos expedientes como sean necesarios. Cada uno tendrá un número único generado automáticamente.</w:t>
      </w:r>
    </w:p>
    <w:p w:rsidR="00000000" w:rsidDel="00000000" w:rsidP="00000000" w:rsidRDefault="00000000" w:rsidRPr="00000000" w14:paraId="00000D3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3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formatos de archivo se admiten? </w:t>
      </w:r>
    </w:p>
    <w:p w:rsidR="00000000" w:rsidDel="00000000" w:rsidP="00000000" w:rsidRDefault="00000000" w:rsidRPr="00000000" w14:paraId="00000D3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acepta archivos PDF, imágenes (JPG, PNG) y documentos de texto (DOC, DOCX). Se recomienda el uso de PDF para garantizar la integridad del documento.</w:t>
      </w:r>
    </w:p>
    <w:p w:rsidR="00000000" w:rsidDel="00000000" w:rsidP="00000000" w:rsidRDefault="00000000" w:rsidRPr="00000000" w14:paraId="00000D3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3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hago si no recibo el correo de notificación? </w:t>
      </w:r>
    </w:p>
    <w:p w:rsidR="00000000" w:rsidDel="00000000" w:rsidP="00000000" w:rsidRDefault="00000000" w:rsidRPr="00000000" w14:paraId="00000D3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Verifique la carpeta de correo no deseado (spam). Si el problema persiste, consulte el estado del expediente directamente en el sistema o comuníquese con el área administrativa de la D.P.A.</w:t>
      </w:r>
    </w:p>
    <w:p w:rsidR="00000000" w:rsidDel="00000000" w:rsidP="00000000" w:rsidRDefault="00000000" w:rsidRPr="00000000" w14:paraId="00000D3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3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pasa si cierro la pestaña de Mercado Pago sin pagar? </w:t>
      </w:r>
    </w:p>
    <w:p w:rsidR="00000000" w:rsidDel="00000000" w:rsidP="00000000" w:rsidRDefault="00000000" w:rsidRPr="00000000" w14:paraId="00000D3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expediente queda en estado pendiente. Puede volver al proceso de pago y completarlo ingresando el comprobante una vez que realice el pago.</w:t>
      </w:r>
    </w:p>
    <w:p w:rsidR="00000000" w:rsidDel="00000000" w:rsidP="00000000" w:rsidRDefault="00000000" w:rsidRPr="00000000" w14:paraId="00000D3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3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¿Puedo deshacer un pase que ya realicé? </w:t>
      </w:r>
    </w:p>
    <w:p w:rsidR="00000000" w:rsidDel="00000000" w:rsidP="00000000" w:rsidRDefault="00000000" w:rsidRPr="00000000" w14:paraId="00000D3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Sí, siempre que el destinatario no haya recepcionado aún el expediente. Una vez recepcionado, el pase no puede deshacerse desde el sistema.</w:t>
      </w:r>
    </w:p>
    <w:p w:rsidR="00000000" w:rsidDel="00000000" w:rsidP="00000000" w:rsidRDefault="00000000" w:rsidRPr="00000000" w14:paraId="00000D3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3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funciona desde el celular? </w:t>
      </w:r>
    </w:p>
    <w:p w:rsidR="00000000" w:rsidDel="00000000" w:rsidP="00000000" w:rsidRDefault="00000000" w:rsidRPr="00000000" w14:paraId="00000D3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es compatible con navegadores móviles, aunque se recomienda el uso desde una computadora para una experiencia óptima.</w:t>
      </w:r>
    </w:p>
    <w:p w:rsidR="00000000" w:rsidDel="00000000" w:rsidP="00000000" w:rsidRDefault="00000000" w:rsidRPr="00000000" w14:paraId="00000D4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4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D4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4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13. Glosario</w:t>
      </w:r>
    </w:p>
    <w:p w:rsidR="00000000" w:rsidDel="00000000" w:rsidP="00000000" w:rsidRDefault="00000000" w:rsidRPr="00000000" w14:paraId="00000D4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4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Término  Definición</w:t>
      </w:r>
    </w:p>
    <w:p w:rsidR="00000000" w:rsidDel="00000000" w:rsidP="00000000" w:rsidRDefault="00000000" w:rsidRPr="00000000" w14:paraId="00000D4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4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Expediente: Conjunto de documentos y actuaciones que se tramitan administrativamente sobre un asunto determinado.</w:t>
      </w:r>
    </w:p>
    <w:p w:rsidR="00000000" w:rsidDel="00000000" w:rsidP="00000000" w:rsidRDefault="00000000" w:rsidRPr="00000000" w14:paraId="00000D4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Número de expediente: Identificador único generado por el sistema al crear un trámite. Formato: `AAAA/NNNN` (año/número correlativo).</w:t>
      </w:r>
    </w:p>
    <w:p w:rsidR="00000000" w:rsidDel="00000000" w:rsidP="00000000" w:rsidRDefault="00000000" w:rsidRPr="00000000" w14:paraId="00000D4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Pase: Acción de derivar el expediente de un área de trabajo a otra. Cada pase se registra en el historial.</w:t>
      </w:r>
    </w:p>
    <w:p w:rsidR="00000000" w:rsidDel="00000000" w:rsidP="00000000" w:rsidRDefault="00000000" w:rsidRPr="00000000" w14:paraId="00000D4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Recepción: Registro formal de que un usuario tomó conocimiento del expediente asignado e inicia su análisis.</w:t>
      </w:r>
    </w:p>
    <w:p w:rsidR="00000000" w:rsidDel="00000000" w:rsidP="00000000" w:rsidRDefault="00000000" w:rsidRPr="00000000" w14:paraId="00000D4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Estado: Situación actual del expediente: En revisión, Aprobado, Rechazado o Archivado.</w:t>
      </w:r>
    </w:p>
    <w:p w:rsidR="00000000" w:rsidDel="00000000" w:rsidP="00000000" w:rsidRDefault="00000000" w:rsidRPr="00000000" w14:paraId="00000D4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Historial: Registro cronológico de todos los movimientos y acciones realizadas sobre un expediente.</w:t>
      </w:r>
    </w:p>
    <w:p w:rsidR="00000000" w:rsidDel="00000000" w:rsidP="00000000" w:rsidRDefault="00000000" w:rsidRPr="00000000" w14:paraId="00000D4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Observación: Comentario registrado por cualquier área durante el proceso, visible para el presentante.</w:t>
      </w:r>
    </w:p>
    <w:p w:rsidR="00000000" w:rsidDel="00000000" w:rsidP="00000000" w:rsidRDefault="00000000" w:rsidRPr="00000000" w14:paraId="00000D4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Informe técnico: Documento elaborado por el área técnica con el resultado del análisis del expediente.</w:t>
      </w:r>
    </w:p>
    <w:p w:rsidR="00000000" w:rsidDel="00000000" w:rsidP="00000000" w:rsidRDefault="00000000" w:rsidRPr="00000000" w14:paraId="00000D4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Dictamen jurídico: Documento elaborado por el área jurídica con la opinión legal sobre el expediente.</w:t>
      </w:r>
    </w:p>
    <w:p w:rsidR="00000000" w:rsidDel="00000000" w:rsidP="00000000" w:rsidRDefault="00000000" w:rsidRPr="00000000" w14:paraId="00000D5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Prioridad: Nivel de urgencia asignado al expediente: Alta, Media o Baja.</w:t>
      </w:r>
    </w:p>
    <w:p w:rsidR="00000000" w:rsidDel="00000000" w:rsidP="00000000" w:rsidRDefault="00000000" w:rsidRPr="00000000" w14:paraId="00000D5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Arancel: Pago obligatorio para iniciar el trámite, abonado a través de Mercado Pago.</w:t>
      </w:r>
    </w:p>
    <w:p w:rsidR="00000000" w:rsidDel="00000000" w:rsidP="00000000" w:rsidRDefault="00000000" w:rsidRPr="00000000" w14:paraId="00000D5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Comprobante: Número de operación generado por Mercado Pago al completar el pago.</w:t>
      </w:r>
    </w:p>
    <w:p w:rsidR="00000000" w:rsidDel="00000000" w:rsidP="00000000" w:rsidRDefault="00000000" w:rsidRPr="00000000" w14:paraId="00000D5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D.P.A.  Dirección Provincial del Agua, organismo de la provincia de Tucumán.</w:t>
      </w:r>
    </w:p>
    <w:p w:rsidR="00000000" w:rsidDel="00000000" w:rsidP="00000000" w:rsidRDefault="00000000" w:rsidRPr="00000000" w14:paraId="00000D5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5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5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D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58">
      <w:pP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 7. CONTACTO Y SOPORTE</w:t>
      </w:r>
    </w:p>
    <w:p w:rsidR="00000000" w:rsidDel="00000000" w:rsidP="00000000" w:rsidRDefault="00000000" w:rsidRPr="00000000" w14:paraId="00000D5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5A">
      <w:pPr>
        <w:rPr>
          <w:rFonts w:ascii="Arial" w:cs="Arial" w:eastAsia="Arial" w:hAnsi="Arial"/>
          <w:sz w:val="24"/>
          <w:szCs w:val="24"/>
        </w:rPr>
      </w:pPr>
      <w:r w:rsidDel="00000000" w:rsidR="00000000" w:rsidRPr="00000000">
        <w:rPr>
          <w:rFonts w:ascii="Arial" w:cs="Arial" w:eastAsia="Arial" w:hAnsi="Arial"/>
          <w:sz w:val="24"/>
          <w:szCs w:val="24"/>
          <w:rtl w:val="0"/>
        </w:rPr>
        <w:t xml:space="preserve"> Mesa de Ayuda</w:t>
      </w:r>
    </w:p>
    <w:p w:rsidR="00000000" w:rsidDel="00000000" w:rsidP="00000000" w:rsidRDefault="00000000" w:rsidRPr="00000000" w14:paraId="00000D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5C">
      <w:pPr>
        <w:rPr>
          <w:rFonts w:ascii="Arial" w:cs="Arial" w:eastAsia="Arial" w:hAnsi="Arial"/>
          <w:sz w:val="24"/>
          <w:szCs w:val="24"/>
        </w:rPr>
      </w:pPr>
      <w:r w:rsidDel="00000000" w:rsidR="00000000" w:rsidRPr="00000000">
        <w:rPr>
          <w:rFonts w:ascii="Arial" w:cs="Arial" w:eastAsia="Arial" w:hAnsi="Arial"/>
          <w:sz w:val="24"/>
          <w:szCs w:val="24"/>
          <w:rtl w:val="0"/>
        </w:rPr>
        <w:t xml:space="preserve">Horario de atención:</w:t>
      </w:r>
    </w:p>
    <w:p w:rsidR="00000000" w:rsidDel="00000000" w:rsidP="00000000" w:rsidRDefault="00000000" w:rsidRPr="00000000" w14:paraId="00000D5D">
      <w:pPr>
        <w:rPr>
          <w:rFonts w:ascii="Arial" w:cs="Arial" w:eastAsia="Arial" w:hAnsi="Arial"/>
          <w:sz w:val="24"/>
          <w:szCs w:val="24"/>
        </w:rPr>
      </w:pPr>
      <w:r w:rsidDel="00000000" w:rsidR="00000000" w:rsidRPr="00000000">
        <w:rPr>
          <w:rFonts w:ascii="Arial" w:cs="Arial" w:eastAsia="Arial" w:hAnsi="Arial"/>
          <w:sz w:val="24"/>
          <w:szCs w:val="24"/>
          <w:rtl w:val="0"/>
        </w:rPr>
        <w:t xml:space="preserve">- Lunes a Viernes: 8:00hs a 18:00hs</w:t>
      </w:r>
    </w:p>
    <w:p w:rsidR="00000000" w:rsidDel="00000000" w:rsidP="00000000" w:rsidRDefault="00000000" w:rsidRPr="00000000" w14:paraId="00000D5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5F">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de contacto:</w:t>
      </w:r>
    </w:p>
    <w:p w:rsidR="00000000" w:rsidDel="00000000" w:rsidP="00000000" w:rsidRDefault="00000000" w:rsidRPr="00000000" w14:paraId="00000D60">
      <w:pPr>
        <w:rPr>
          <w:rFonts w:ascii="Arial" w:cs="Arial" w:eastAsia="Arial" w:hAnsi="Arial"/>
          <w:sz w:val="24"/>
          <w:szCs w:val="24"/>
        </w:rPr>
      </w:pPr>
      <w:r w:rsidDel="00000000" w:rsidR="00000000" w:rsidRPr="00000000">
        <w:rPr>
          <w:rFonts w:ascii="Arial" w:cs="Arial" w:eastAsia="Arial" w:hAnsi="Arial"/>
          <w:sz w:val="24"/>
          <w:szCs w:val="24"/>
          <w:rtl w:val="0"/>
        </w:rPr>
        <w:t xml:space="preserve">- 📧 Email: soporte@sigedex.gob.ar</w:t>
      </w:r>
    </w:p>
    <w:p w:rsidR="00000000" w:rsidDel="00000000" w:rsidP="00000000" w:rsidRDefault="00000000" w:rsidRPr="00000000" w14:paraId="00000D61">
      <w:pPr>
        <w:rPr>
          <w:rFonts w:ascii="Arial" w:cs="Arial" w:eastAsia="Arial" w:hAnsi="Arial"/>
          <w:sz w:val="24"/>
          <w:szCs w:val="24"/>
        </w:rPr>
      </w:pPr>
      <w:r w:rsidDel="00000000" w:rsidR="00000000" w:rsidRPr="00000000">
        <w:rPr>
          <w:rFonts w:ascii="Arial" w:cs="Arial" w:eastAsia="Arial" w:hAnsi="Arial"/>
          <w:sz w:val="24"/>
          <w:szCs w:val="24"/>
          <w:rtl w:val="0"/>
        </w:rPr>
        <w:t xml:space="preserve">- 📞 Teléfono: A confirmar</w:t>
      </w:r>
    </w:p>
    <w:p w:rsidR="00000000" w:rsidDel="00000000" w:rsidP="00000000" w:rsidRDefault="00000000" w:rsidRPr="00000000" w14:paraId="00000D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63">
      <w:pPr>
        <w:rPr>
          <w:rFonts w:ascii="Arial" w:cs="Arial" w:eastAsia="Arial" w:hAnsi="Arial"/>
          <w:sz w:val="24"/>
          <w:szCs w:val="24"/>
        </w:rPr>
      </w:pPr>
      <w:r w:rsidDel="00000000" w:rsidR="00000000" w:rsidRPr="00000000">
        <w:rPr>
          <w:rFonts w:ascii="Arial" w:cs="Arial" w:eastAsia="Arial" w:hAnsi="Arial"/>
          <w:sz w:val="24"/>
          <w:szCs w:val="24"/>
          <w:rtl w:val="0"/>
        </w:rPr>
        <w:t xml:space="preserve"> Soporte Técnico</w:t>
      </w:r>
    </w:p>
    <w:p w:rsidR="00000000" w:rsidDel="00000000" w:rsidP="00000000" w:rsidRDefault="00000000" w:rsidRPr="00000000" w14:paraId="00000D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65">
      <w:pPr>
        <w:rPr>
          <w:rFonts w:ascii="Arial" w:cs="Arial" w:eastAsia="Arial" w:hAnsi="Arial"/>
          <w:sz w:val="24"/>
          <w:szCs w:val="24"/>
        </w:rPr>
      </w:pPr>
      <w:r w:rsidDel="00000000" w:rsidR="00000000" w:rsidRPr="00000000">
        <w:rPr>
          <w:rFonts w:ascii="Arial" w:cs="Arial" w:eastAsia="Arial" w:hAnsi="Arial"/>
          <w:sz w:val="24"/>
          <w:szCs w:val="24"/>
          <w:rtl w:val="0"/>
        </w:rPr>
        <w:t xml:space="preserve">Para problemas técnicos o errores del sistema:</w:t>
      </w:r>
    </w:p>
    <w:p w:rsidR="00000000" w:rsidDel="00000000" w:rsidP="00000000" w:rsidRDefault="00000000" w:rsidRPr="00000000" w14:paraId="00000D66">
      <w:pPr>
        <w:rPr>
          <w:rFonts w:ascii="Arial" w:cs="Arial" w:eastAsia="Arial" w:hAnsi="Arial"/>
          <w:sz w:val="24"/>
          <w:szCs w:val="24"/>
        </w:rPr>
      </w:pPr>
      <w:r w:rsidDel="00000000" w:rsidR="00000000" w:rsidRPr="00000000">
        <w:rPr>
          <w:rFonts w:ascii="Arial" w:cs="Arial" w:eastAsia="Arial" w:hAnsi="Arial"/>
          <w:sz w:val="24"/>
          <w:szCs w:val="24"/>
          <w:rtl w:val="0"/>
        </w:rPr>
        <w:t xml:space="preserve">- 📧 Email: sistemas@sigedex.gob.ar</w:t>
      </w:r>
    </w:p>
    <w:p w:rsidR="00000000" w:rsidDel="00000000" w:rsidP="00000000" w:rsidRDefault="00000000" w:rsidRPr="00000000" w14:paraId="00000D67">
      <w:pPr>
        <w:rPr>
          <w:rFonts w:ascii="Arial" w:cs="Arial" w:eastAsia="Arial" w:hAnsi="Arial"/>
          <w:sz w:val="24"/>
          <w:szCs w:val="24"/>
        </w:rPr>
      </w:pPr>
      <w:r w:rsidDel="00000000" w:rsidR="00000000" w:rsidRPr="00000000">
        <w:rPr>
          <w:rFonts w:ascii="Arial" w:cs="Arial" w:eastAsia="Arial" w:hAnsi="Arial"/>
          <w:sz w:val="24"/>
          <w:szCs w:val="24"/>
          <w:rtl w:val="0"/>
        </w:rPr>
        <w:t xml:space="preserve">- Incluye en tu consulta:</w:t>
      </w:r>
    </w:p>
    <w:p w:rsidR="00000000" w:rsidDel="00000000" w:rsidP="00000000" w:rsidRDefault="00000000" w:rsidRPr="00000000" w14:paraId="00000D68">
      <w:pPr>
        <w:rPr>
          <w:rFonts w:ascii="Arial" w:cs="Arial" w:eastAsia="Arial" w:hAnsi="Arial"/>
          <w:sz w:val="24"/>
          <w:szCs w:val="24"/>
        </w:rPr>
      </w:pPr>
      <w:r w:rsidDel="00000000" w:rsidR="00000000" w:rsidRPr="00000000">
        <w:rPr>
          <w:rFonts w:ascii="Arial" w:cs="Arial" w:eastAsia="Arial" w:hAnsi="Arial"/>
          <w:sz w:val="24"/>
          <w:szCs w:val="24"/>
          <w:rtl w:val="0"/>
        </w:rPr>
        <w:t xml:space="preserve">  - Tipo de usuario</w:t>
      </w:r>
    </w:p>
    <w:p w:rsidR="00000000" w:rsidDel="00000000" w:rsidP="00000000" w:rsidRDefault="00000000" w:rsidRPr="00000000" w14:paraId="00000D69">
      <w:pPr>
        <w:rPr>
          <w:rFonts w:ascii="Arial" w:cs="Arial" w:eastAsia="Arial" w:hAnsi="Arial"/>
          <w:sz w:val="24"/>
          <w:szCs w:val="24"/>
        </w:rPr>
      </w:pPr>
      <w:r w:rsidDel="00000000" w:rsidR="00000000" w:rsidRPr="00000000">
        <w:rPr>
          <w:rFonts w:ascii="Arial" w:cs="Arial" w:eastAsia="Arial" w:hAnsi="Arial"/>
          <w:sz w:val="24"/>
          <w:szCs w:val="24"/>
          <w:rtl w:val="0"/>
        </w:rPr>
        <w:t xml:space="preserve">  - Navegador y versión</w:t>
      </w:r>
    </w:p>
    <w:p w:rsidR="00000000" w:rsidDel="00000000" w:rsidP="00000000" w:rsidRDefault="00000000" w:rsidRPr="00000000" w14:paraId="00000D6A">
      <w:pPr>
        <w:rPr>
          <w:rFonts w:ascii="Arial" w:cs="Arial" w:eastAsia="Arial" w:hAnsi="Arial"/>
          <w:sz w:val="24"/>
          <w:szCs w:val="24"/>
        </w:rPr>
      </w:pPr>
      <w:r w:rsidDel="00000000" w:rsidR="00000000" w:rsidRPr="00000000">
        <w:rPr>
          <w:rFonts w:ascii="Arial" w:cs="Arial" w:eastAsia="Arial" w:hAnsi="Arial"/>
          <w:sz w:val="24"/>
          <w:szCs w:val="24"/>
          <w:rtl w:val="0"/>
        </w:rPr>
        <w:t xml:space="preserve">  - Descripción del problema</w:t>
      </w:r>
    </w:p>
    <w:p w:rsidR="00000000" w:rsidDel="00000000" w:rsidP="00000000" w:rsidRDefault="00000000" w:rsidRPr="00000000" w14:paraId="00000D6B">
      <w:pPr>
        <w:rPr>
          <w:rFonts w:ascii="Arial" w:cs="Arial" w:eastAsia="Arial" w:hAnsi="Arial"/>
          <w:sz w:val="24"/>
          <w:szCs w:val="24"/>
        </w:rPr>
      </w:pPr>
      <w:r w:rsidDel="00000000" w:rsidR="00000000" w:rsidRPr="00000000">
        <w:rPr>
          <w:rFonts w:ascii="Arial" w:cs="Arial" w:eastAsia="Arial" w:hAnsi="Arial"/>
          <w:sz w:val="24"/>
          <w:szCs w:val="24"/>
          <w:rtl w:val="0"/>
        </w:rPr>
        <w:t xml:space="preserve">  - Capturas de pantalla (si es posible)</w:t>
      </w:r>
    </w:p>
    <w:p w:rsidR="00000000" w:rsidDel="00000000" w:rsidP="00000000" w:rsidRDefault="00000000" w:rsidRPr="00000000" w14:paraId="00000D6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6D">
      <w:pPr>
        <w:rPr>
          <w:rFonts w:ascii="Arial" w:cs="Arial" w:eastAsia="Arial" w:hAnsi="Arial"/>
          <w:sz w:val="24"/>
          <w:szCs w:val="24"/>
        </w:rPr>
      </w:pPr>
      <w:r w:rsidDel="00000000" w:rsidR="00000000" w:rsidRPr="00000000">
        <w:rPr>
          <w:rFonts w:ascii="Arial" w:cs="Arial" w:eastAsia="Arial" w:hAnsi="Arial"/>
          <w:sz w:val="24"/>
          <w:szCs w:val="24"/>
          <w:rtl w:val="0"/>
        </w:rPr>
        <w:t xml:space="preserve"> Capacitaciones</w:t>
      </w:r>
    </w:p>
    <w:p w:rsidR="00000000" w:rsidDel="00000000" w:rsidP="00000000" w:rsidRDefault="00000000" w:rsidRPr="00000000" w14:paraId="00000D6E">
      <w:pPr>
        <w:rPr>
          <w:rFonts w:ascii="Arial" w:cs="Arial" w:eastAsia="Arial" w:hAnsi="Arial"/>
          <w:sz w:val="24"/>
          <w:szCs w:val="24"/>
        </w:rPr>
      </w:pPr>
      <w:r w:rsidDel="00000000" w:rsidR="00000000" w:rsidRPr="00000000">
        <w:rPr>
          <w:rFonts w:ascii="Arial" w:cs="Arial" w:eastAsia="Arial" w:hAnsi="Arial"/>
          <w:sz w:val="24"/>
          <w:szCs w:val="24"/>
          <w:rtl w:val="0"/>
        </w:rPr>
        <w:t xml:space="preserve">Se realizan capacitaciones periódicas para usuarios administrativos, técnicos, jurídicos y directivos.</w:t>
      </w:r>
    </w:p>
    <w:p w:rsidR="00000000" w:rsidDel="00000000" w:rsidP="00000000" w:rsidRDefault="00000000" w:rsidRPr="00000000" w14:paraId="00000D6F">
      <w:pPr>
        <w:rPr>
          <w:rFonts w:ascii="Arial" w:cs="Arial" w:eastAsia="Arial" w:hAnsi="Arial"/>
          <w:sz w:val="24"/>
          <w:szCs w:val="24"/>
        </w:rPr>
      </w:pPr>
      <w:r w:rsidDel="00000000" w:rsidR="00000000" w:rsidRPr="00000000">
        <w:rPr>
          <w:rFonts w:ascii="Arial" w:cs="Arial" w:eastAsia="Arial" w:hAnsi="Arial"/>
          <w:sz w:val="24"/>
          <w:szCs w:val="24"/>
          <w:rtl w:val="0"/>
        </w:rPr>
        <w:t xml:space="preserve">Consulta el calendario de capacitaciones en:</w:t>
      </w:r>
    </w:p>
    <w:p w:rsidR="00000000" w:rsidDel="00000000" w:rsidP="00000000" w:rsidRDefault="00000000" w:rsidRPr="00000000" w14:paraId="00000D70">
      <w:pPr>
        <w:rPr>
          <w:rFonts w:ascii="Arial" w:cs="Arial" w:eastAsia="Arial" w:hAnsi="Arial"/>
          <w:sz w:val="24"/>
          <w:szCs w:val="24"/>
        </w:rPr>
      </w:pPr>
      <w:r w:rsidDel="00000000" w:rsidR="00000000" w:rsidRPr="00000000">
        <w:rPr>
          <w:rFonts w:ascii="Arial" w:cs="Arial" w:eastAsia="Arial" w:hAnsi="Arial"/>
          <w:sz w:val="24"/>
          <w:szCs w:val="24"/>
          <w:rtl w:val="0"/>
        </w:rPr>
        <w:t xml:space="preserve">- Portal interno de capacitación</w:t>
      </w:r>
    </w:p>
    <w:p w:rsidR="00000000" w:rsidDel="00000000" w:rsidP="00000000" w:rsidRDefault="00000000" w:rsidRPr="00000000" w14:paraId="00000D71">
      <w:pPr>
        <w:rPr>
          <w:rFonts w:ascii="Arial" w:cs="Arial" w:eastAsia="Arial" w:hAnsi="Arial"/>
          <w:sz w:val="24"/>
          <w:szCs w:val="24"/>
        </w:rPr>
      </w:pPr>
      <w:r w:rsidDel="00000000" w:rsidR="00000000" w:rsidRPr="00000000">
        <w:rPr>
          <w:rFonts w:ascii="Arial" w:cs="Arial" w:eastAsia="Arial" w:hAnsi="Arial"/>
          <w:sz w:val="24"/>
          <w:szCs w:val="24"/>
          <w:rtl w:val="0"/>
        </w:rPr>
        <w:t xml:space="preserve">- Notificaciones del sistema</w:t>
      </w:r>
    </w:p>
    <w:p w:rsidR="00000000" w:rsidDel="00000000" w:rsidP="00000000" w:rsidRDefault="00000000" w:rsidRPr="00000000" w14:paraId="00000D7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73">
      <w:pPr>
        <w:rPr>
          <w:rFonts w:ascii="Arial" w:cs="Arial" w:eastAsia="Arial" w:hAnsi="Arial"/>
          <w:sz w:val="24"/>
          <w:szCs w:val="24"/>
        </w:rPr>
      </w:pPr>
      <w:r w:rsidDel="00000000" w:rsidR="00000000" w:rsidRPr="00000000">
        <w:rPr>
          <w:rFonts w:ascii="Arial" w:cs="Arial" w:eastAsia="Arial" w:hAnsi="Arial"/>
          <w:sz w:val="24"/>
          <w:szCs w:val="24"/>
          <w:rtl w:val="0"/>
        </w:rPr>
        <w:t xml:space="preserve">© 2025 SIGEDEX - Sistema de Gestión de Expedientes Digitales  </w:t>
      </w:r>
    </w:p>
    <w:p w:rsidR="00000000" w:rsidDel="00000000" w:rsidP="00000000" w:rsidRDefault="00000000" w:rsidRPr="00000000" w14:paraId="00000D74">
      <w:pPr>
        <w:rPr>
          <w:rFonts w:ascii="Arial" w:cs="Arial" w:eastAsia="Arial" w:hAnsi="Arial"/>
          <w:sz w:val="24"/>
          <w:szCs w:val="24"/>
        </w:rPr>
      </w:pPr>
      <w:r w:rsidDel="00000000" w:rsidR="00000000" w:rsidRPr="00000000">
        <w:rPr>
          <w:rFonts w:ascii="Arial" w:cs="Arial" w:eastAsia="Arial" w:hAnsi="Arial"/>
          <w:sz w:val="24"/>
          <w:szCs w:val="24"/>
          <w:rtl w:val="0"/>
        </w:rPr>
        <w:t xml:space="preserve">Versión 1.0 - Noviembre 2025</w:t>
      </w:r>
    </w:p>
    <w:p w:rsidR="00000000" w:rsidDel="00000000" w:rsidP="00000000" w:rsidRDefault="00000000" w:rsidRPr="00000000" w14:paraId="00000D7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76">
      <w:pPr>
        <w:pStyle w:val="Heading1"/>
        <w:numPr>
          <w:ilvl w:val="0"/>
          <w:numId w:val="85"/>
        </w:numPr>
        <w:ind w:left="645" w:hanging="645"/>
        <w:rPr>
          <w:rFonts w:ascii="Arial" w:cs="Arial" w:eastAsia="Arial" w:hAnsi="Arial"/>
          <w:b w:val="1"/>
          <w:bCs w:val="1"/>
          <w:color w:val="000000"/>
          <w:sz w:val="24"/>
          <w:szCs w:val="24"/>
        </w:rPr>
      </w:pPr>
      <w:bookmarkStart w:colFirst="0" w:colLast="0" w:name="_heading=h.5zogwdls0lu8" w:id="321"/>
      <w:bookmarkEnd w:id="321"/>
      <w:r w:rsidDel="00000000" w:rsidR="00000000" w:rsidRPr="00000000">
        <w:rPr>
          <w:rFonts w:ascii="Arial" w:cs="Arial" w:eastAsia="Arial" w:hAnsi="Arial"/>
          <w:b w:val="1"/>
          <w:bCs w:val="1"/>
          <w:color w:val="000000"/>
          <w:sz w:val="24"/>
          <w:szCs w:val="24"/>
          <w:rtl w:val="0"/>
        </w:rPr>
        <w:t xml:space="preserve">Manual de Instalación</w:t>
      </w:r>
    </w:p>
    <w:p w:rsidR="00000000" w:rsidDel="00000000" w:rsidP="00000000" w:rsidRDefault="00000000" w:rsidRPr="00000000" w14:paraId="00000D7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78">
      <w:pPr>
        <w:rPr>
          <w:rFonts w:ascii="Arial" w:cs="Arial" w:eastAsia="Arial" w:hAnsi="Arial"/>
          <w:sz w:val="24"/>
          <w:szCs w:val="24"/>
        </w:rPr>
      </w:pPr>
      <w:r w:rsidDel="00000000" w:rsidR="00000000" w:rsidRPr="00000000">
        <w:rPr>
          <w:rFonts w:ascii="Arial" w:cs="Arial" w:eastAsia="Arial" w:hAnsi="Arial"/>
          <w:sz w:val="24"/>
          <w:szCs w:val="24"/>
          <w:rtl w:val="0"/>
        </w:rPr>
        <w:t xml:space="preserve"> 1. INSTALACIÓN Y REQUISITOS</w:t>
      </w:r>
    </w:p>
    <w:p w:rsidR="00000000" w:rsidDel="00000000" w:rsidP="00000000" w:rsidRDefault="00000000" w:rsidRPr="00000000" w14:paraId="00000D7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7A">
      <w:pPr>
        <w:rPr>
          <w:rFonts w:ascii="Arial" w:cs="Arial" w:eastAsia="Arial" w:hAnsi="Arial"/>
          <w:sz w:val="24"/>
          <w:szCs w:val="24"/>
        </w:rPr>
      </w:pPr>
      <w:r w:rsidDel="00000000" w:rsidR="00000000" w:rsidRPr="00000000">
        <w:rPr>
          <w:rFonts w:ascii="Arial" w:cs="Arial" w:eastAsia="Arial" w:hAnsi="Arial"/>
          <w:sz w:val="24"/>
          <w:szCs w:val="24"/>
          <w:rtl w:val="0"/>
        </w:rPr>
        <w:t xml:space="preserve"> 1.1 Requisitos del Usuario</w:t>
      </w:r>
    </w:p>
    <w:p w:rsidR="00000000" w:rsidDel="00000000" w:rsidP="00000000" w:rsidRDefault="00000000" w:rsidRPr="00000000" w14:paraId="00000D7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7C">
      <w:pPr>
        <w:rPr>
          <w:rFonts w:ascii="Arial" w:cs="Arial" w:eastAsia="Arial" w:hAnsi="Arial"/>
          <w:sz w:val="24"/>
          <w:szCs w:val="24"/>
        </w:rPr>
      </w:pPr>
      <w:r w:rsidDel="00000000" w:rsidR="00000000" w:rsidRPr="00000000">
        <w:rPr>
          <w:rFonts w:ascii="Arial" w:cs="Arial" w:eastAsia="Arial" w:hAnsi="Arial"/>
          <w:sz w:val="24"/>
          <w:szCs w:val="24"/>
          <w:rtl w:val="0"/>
        </w:rPr>
        <w:t xml:space="preserve">Para utilizar SIGEDEX solo necesitas:</w:t>
      </w:r>
    </w:p>
    <w:p w:rsidR="00000000" w:rsidDel="00000000" w:rsidP="00000000" w:rsidRDefault="00000000" w:rsidRPr="00000000" w14:paraId="00000D7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7E">
      <w:pPr>
        <w:rPr>
          <w:rFonts w:ascii="Arial" w:cs="Arial" w:eastAsia="Arial" w:hAnsi="Arial"/>
          <w:sz w:val="24"/>
          <w:szCs w:val="24"/>
        </w:rPr>
      </w:pPr>
      <w:r w:rsidDel="00000000" w:rsidR="00000000" w:rsidRPr="00000000">
        <w:rPr>
          <w:rFonts w:ascii="Arial" w:cs="Arial" w:eastAsia="Arial" w:hAnsi="Arial"/>
          <w:sz w:val="24"/>
          <w:szCs w:val="24"/>
          <w:rtl w:val="0"/>
        </w:rPr>
        <w:t xml:space="preserve">Hardware:</w:t>
      </w:r>
    </w:p>
    <w:p w:rsidR="00000000" w:rsidDel="00000000" w:rsidP="00000000" w:rsidRDefault="00000000" w:rsidRPr="00000000" w14:paraId="00000D7F">
      <w:pPr>
        <w:rPr>
          <w:rFonts w:ascii="Arial" w:cs="Arial" w:eastAsia="Arial" w:hAnsi="Arial"/>
          <w:sz w:val="24"/>
          <w:szCs w:val="24"/>
        </w:rPr>
      </w:pPr>
      <w:r w:rsidDel="00000000" w:rsidR="00000000" w:rsidRPr="00000000">
        <w:rPr>
          <w:rFonts w:ascii="Arial" w:cs="Arial" w:eastAsia="Arial" w:hAnsi="Arial"/>
          <w:sz w:val="24"/>
          <w:szCs w:val="24"/>
          <w:rtl w:val="0"/>
        </w:rPr>
        <w:t xml:space="preserve">- Computadora, tablet o smartphone</w:t>
      </w:r>
    </w:p>
    <w:p w:rsidR="00000000" w:rsidDel="00000000" w:rsidP="00000000" w:rsidRDefault="00000000" w:rsidRPr="00000000" w14:paraId="00000D80">
      <w:pPr>
        <w:rPr>
          <w:rFonts w:ascii="Arial" w:cs="Arial" w:eastAsia="Arial" w:hAnsi="Arial"/>
          <w:sz w:val="24"/>
          <w:szCs w:val="24"/>
        </w:rPr>
      </w:pPr>
      <w:r w:rsidDel="00000000" w:rsidR="00000000" w:rsidRPr="00000000">
        <w:rPr>
          <w:rFonts w:ascii="Arial" w:cs="Arial" w:eastAsia="Arial" w:hAnsi="Arial"/>
          <w:sz w:val="24"/>
          <w:szCs w:val="24"/>
          <w:rtl w:val="0"/>
        </w:rPr>
        <w:t xml:space="preserve">- Conexión a internet estable (mínimo 2 Mbps)</w:t>
      </w:r>
    </w:p>
    <w:p w:rsidR="00000000" w:rsidDel="00000000" w:rsidP="00000000" w:rsidRDefault="00000000" w:rsidRPr="00000000" w14:paraId="00000D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82">
      <w:pPr>
        <w:rPr>
          <w:rFonts w:ascii="Arial" w:cs="Arial" w:eastAsia="Arial" w:hAnsi="Arial"/>
          <w:sz w:val="24"/>
          <w:szCs w:val="24"/>
        </w:rPr>
      </w:pPr>
      <w:r w:rsidDel="00000000" w:rsidR="00000000" w:rsidRPr="00000000">
        <w:rPr>
          <w:rFonts w:ascii="Arial" w:cs="Arial" w:eastAsia="Arial" w:hAnsi="Arial"/>
          <w:sz w:val="24"/>
          <w:szCs w:val="24"/>
          <w:rtl w:val="0"/>
        </w:rPr>
        <w:t xml:space="preserve">Software:</w:t>
      </w:r>
    </w:p>
    <w:p w:rsidR="00000000" w:rsidDel="00000000" w:rsidP="00000000" w:rsidRDefault="00000000" w:rsidRPr="00000000" w14:paraId="00000D83">
      <w:pPr>
        <w:rPr>
          <w:rFonts w:ascii="Arial" w:cs="Arial" w:eastAsia="Arial" w:hAnsi="Arial"/>
          <w:sz w:val="24"/>
          <w:szCs w:val="24"/>
        </w:rPr>
      </w:pPr>
      <w:r w:rsidDel="00000000" w:rsidR="00000000" w:rsidRPr="00000000">
        <w:rPr>
          <w:rFonts w:ascii="Arial" w:cs="Arial" w:eastAsia="Arial" w:hAnsi="Arial"/>
          <w:sz w:val="24"/>
          <w:szCs w:val="24"/>
          <w:rtl w:val="0"/>
        </w:rPr>
        <w:t xml:space="preserve">- Navegador web actualizado:</w:t>
      </w:r>
    </w:p>
    <w:p w:rsidR="00000000" w:rsidDel="00000000" w:rsidP="00000000" w:rsidRDefault="00000000" w:rsidRPr="00000000" w14:paraId="00000D84">
      <w:pPr>
        <w:rPr>
          <w:rFonts w:ascii="Arial" w:cs="Arial" w:eastAsia="Arial" w:hAnsi="Arial"/>
          <w:sz w:val="24"/>
          <w:szCs w:val="24"/>
        </w:rPr>
      </w:pPr>
      <w:r w:rsidDel="00000000" w:rsidR="00000000" w:rsidRPr="00000000">
        <w:rPr>
          <w:rFonts w:ascii="Arial" w:cs="Arial" w:eastAsia="Arial" w:hAnsi="Arial"/>
          <w:sz w:val="24"/>
          <w:szCs w:val="24"/>
          <w:rtl w:val="0"/>
        </w:rPr>
        <w:t xml:space="preserve">  - Google Chrome (recomendado)</w:t>
      </w:r>
    </w:p>
    <w:p w:rsidR="00000000" w:rsidDel="00000000" w:rsidP="00000000" w:rsidRDefault="00000000" w:rsidRPr="00000000" w14:paraId="00000D85">
      <w:pPr>
        <w:rPr>
          <w:rFonts w:ascii="Arial" w:cs="Arial" w:eastAsia="Arial" w:hAnsi="Arial"/>
          <w:sz w:val="24"/>
          <w:szCs w:val="24"/>
        </w:rPr>
      </w:pPr>
      <w:r w:rsidDel="00000000" w:rsidR="00000000" w:rsidRPr="00000000">
        <w:rPr>
          <w:rFonts w:ascii="Arial" w:cs="Arial" w:eastAsia="Arial" w:hAnsi="Arial"/>
          <w:sz w:val="24"/>
          <w:szCs w:val="24"/>
          <w:rtl w:val="0"/>
        </w:rPr>
        <w:t xml:space="preserve">  - Mozilla Firefox</w:t>
      </w:r>
    </w:p>
    <w:p w:rsidR="00000000" w:rsidDel="00000000" w:rsidP="00000000" w:rsidRDefault="00000000" w:rsidRPr="00000000" w14:paraId="00000D86">
      <w:pPr>
        <w:rPr>
          <w:rFonts w:ascii="Arial" w:cs="Arial" w:eastAsia="Arial" w:hAnsi="Arial"/>
          <w:sz w:val="24"/>
          <w:szCs w:val="24"/>
        </w:rPr>
      </w:pPr>
      <w:r w:rsidDel="00000000" w:rsidR="00000000" w:rsidRPr="00000000">
        <w:rPr>
          <w:rFonts w:ascii="Arial" w:cs="Arial" w:eastAsia="Arial" w:hAnsi="Arial"/>
          <w:sz w:val="24"/>
          <w:szCs w:val="24"/>
          <w:rtl w:val="0"/>
        </w:rPr>
        <w:t xml:space="preserve">  - Microsoft Edge</w:t>
      </w:r>
    </w:p>
    <w:p w:rsidR="00000000" w:rsidDel="00000000" w:rsidP="00000000" w:rsidRDefault="00000000" w:rsidRPr="00000000" w14:paraId="00000D87">
      <w:pPr>
        <w:rPr>
          <w:rFonts w:ascii="Arial" w:cs="Arial" w:eastAsia="Arial" w:hAnsi="Arial"/>
          <w:sz w:val="24"/>
          <w:szCs w:val="24"/>
        </w:rPr>
      </w:pPr>
      <w:r w:rsidDel="00000000" w:rsidR="00000000" w:rsidRPr="00000000">
        <w:rPr>
          <w:rFonts w:ascii="Arial" w:cs="Arial" w:eastAsia="Arial" w:hAnsi="Arial"/>
          <w:sz w:val="24"/>
          <w:szCs w:val="24"/>
          <w:rtl w:val="0"/>
        </w:rPr>
        <w:t xml:space="preserve">  - Safari</w:t>
      </w:r>
    </w:p>
    <w:p w:rsidR="00000000" w:rsidDel="00000000" w:rsidP="00000000" w:rsidRDefault="00000000" w:rsidRPr="00000000" w14:paraId="00000D8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89">
      <w:pPr>
        <w:rPr>
          <w:rFonts w:ascii="Arial" w:cs="Arial" w:eastAsia="Arial" w:hAnsi="Arial"/>
          <w:sz w:val="24"/>
          <w:szCs w:val="24"/>
        </w:rPr>
      </w:pPr>
      <w:r w:rsidDel="00000000" w:rsidR="00000000" w:rsidRPr="00000000">
        <w:rPr>
          <w:rFonts w:ascii="Arial" w:cs="Arial" w:eastAsia="Arial" w:hAnsi="Arial"/>
          <w:sz w:val="24"/>
          <w:szCs w:val="24"/>
          <w:rtl w:val="0"/>
        </w:rPr>
        <w:t xml:space="preserve">Otros</w:t>
      </w:r>
    </w:p>
    <w:p w:rsidR="00000000" w:rsidDel="00000000" w:rsidP="00000000" w:rsidRDefault="00000000" w:rsidRPr="00000000" w14:paraId="00000D8A">
      <w:pPr>
        <w:rPr>
          <w:rFonts w:ascii="Arial" w:cs="Arial" w:eastAsia="Arial" w:hAnsi="Arial"/>
          <w:sz w:val="24"/>
          <w:szCs w:val="24"/>
        </w:rPr>
      </w:pPr>
      <w:r w:rsidDel="00000000" w:rsidR="00000000" w:rsidRPr="00000000">
        <w:rPr>
          <w:rFonts w:ascii="Arial" w:cs="Arial" w:eastAsia="Arial" w:hAnsi="Arial"/>
          <w:sz w:val="24"/>
          <w:szCs w:val="24"/>
          <w:rtl w:val="0"/>
        </w:rPr>
        <w:t xml:space="preserve">- Cuenta de correo electrónico válida</w:t>
      </w:r>
    </w:p>
    <w:p w:rsidR="00000000" w:rsidDel="00000000" w:rsidP="00000000" w:rsidRDefault="00000000" w:rsidRPr="00000000" w14:paraId="00000D8B">
      <w:pPr>
        <w:rPr>
          <w:rFonts w:ascii="Arial" w:cs="Arial" w:eastAsia="Arial" w:hAnsi="Arial"/>
          <w:sz w:val="24"/>
          <w:szCs w:val="24"/>
        </w:rPr>
      </w:pPr>
      <w:r w:rsidDel="00000000" w:rsidR="00000000" w:rsidRPr="00000000">
        <w:rPr>
          <w:rFonts w:ascii="Arial" w:cs="Arial" w:eastAsia="Arial" w:hAnsi="Arial"/>
          <w:sz w:val="24"/>
          <w:szCs w:val="24"/>
          <w:rtl w:val="0"/>
        </w:rPr>
        <w:t xml:space="preserve">- Para pagos: tarjeta de débito/crédito o cuenta de Mercado Pago</w:t>
      </w:r>
    </w:p>
    <w:p w:rsidR="00000000" w:rsidDel="00000000" w:rsidP="00000000" w:rsidRDefault="00000000" w:rsidRPr="00000000" w14:paraId="00000D8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8D">
      <w:pPr>
        <w:rPr>
          <w:rFonts w:ascii="Arial" w:cs="Arial" w:eastAsia="Arial" w:hAnsi="Arial"/>
          <w:sz w:val="24"/>
          <w:szCs w:val="24"/>
        </w:rPr>
      </w:pPr>
      <w:r w:rsidDel="00000000" w:rsidR="00000000" w:rsidRPr="00000000">
        <w:rPr>
          <w:rFonts w:ascii="Arial" w:cs="Arial" w:eastAsia="Arial" w:hAnsi="Arial"/>
          <w:sz w:val="24"/>
          <w:szCs w:val="24"/>
          <w:rtl w:val="0"/>
        </w:rPr>
        <w:t xml:space="preserve">1.2 Acceso a la Plataforma</w:t>
      </w:r>
    </w:p>
    <w:p w:rsidR="00000000" w:rsidDel="00000000" w:rsidP="00000000" w:rsidRDefault="00000000" w:rsidRPr="00000000" w14:paraId="00000D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8F">
      <w:pPr>
        <w:rPr>
          <w:rFonts w:ascii="Arial" w:cs="Arial" w:eastAsia="Arial" w:hAnsi="Arial"/>
          <w:sz w:val="24"/>
          <w:szCs w:val="24"/>
        </w:rPr>
      </w:pPr>
      <w:r w:rsidDel="00000000" w:rsidR="00000000" w:rsidRPr="00000000">
        <w:rPr>
          <w:rFonts w:ascii="Arial" w:cs="Arial" w:eastAsia="Arial" w:hAnsi="Arial"/>
          <w:sz w:val="24"/>
          <w:szCs w:val="24"/>
          <w:rtl w:val="0"/>
        </w:rPr>
        <w:t xml:space="preserve">No requiere instalación. Accede desde tu navegador a:</w:t>
      </w:r>
    </w:p>
    <w:p w:rsidR="00000000" w:rsidDel="00000000" w:rsidP="00000000" w:rsidRDefault="00000000" w:rsidRPr="00000000" w14:paraId="00000D9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91">
      <w:pPr>
        <w:rPr>
          <w:rFonts w:ascii="Arial" w:cs="Arial" w:eastAsia="Arial" w:hAnsi="Arial"/>
          <w:sz w:val="24"/>
          <w:szCs w:val="24"/>
        </w:rPr>
      </w:pPr>
      <w:hyperlink r:id="rId65">
        <w:r w:rsidDel="00000000" w:rsidR="00000000" w:rsidRPr="00000000">
          <w:rPr>
            <w:rFonts w:ascii="Arial" w:cs="Arial" w:eastAsia="Arial" w:hAnsi="Arial"/>
            <w:color w:val="1155cc"/>
            <w:sz w:val="24"/>
            <w:szCs w:val="24"/>
            <w:u w:val="single"/>
            <w:rtl w:val="0"/>
          </w:rPr>
          <w:t xml:space="preserve">http://www.sigedex.com/</w:t>
        </w:r>
      </w:hyperlink>
      <w:r w:rsidDel="00000000" w:rsidR="00000000" w:rsidRPr="00000000">
        <w:rPr>
          <w:rtl w:val="0"/>
        </w:rPr>
      </w:r>
    </w:p>
    <w:p w:rsidR="00000000" w:rsidDel="00000000" w:rsidP="00000000" w:rsidRDefault="00000000" w:rsidRPr="00000000" w14:paraId="00000D92">
      <w:pPr>
        <w:pStyle w:val="Heading1"/>
        <w:rPr>
          <w:b w:val="1"/>
          <w:bCs w:val="1"/>
          <w:color w:val="000000"/>
        </w:rPr>
      </w:pPr>
      <w:bookmarkStart w:colFirst="0" w:colLast="0" w:name="_heading=h.klx7ci6ylzr8" w:id="322"/>
      <w:bookmarkEnd w:id="322"/>
      <w:r w:rsidDel="00000000" w:rsidR="00000000" w:rsidRPr="00000000">
        <w:rPr>
          <w:rtl w:val="0"/>
        </w:rPr>
      </w:r>
    </w:p>
    <w:p w:rsidR="00000000" w:rsidDel="00000000" w:rsidP="00000000" w:rsidRDefault="00000000" w:rsidRPr="00000000" w14:paraId="00000D93">
      <w:pPr>
        <w:pStyle w:val="Heading1"/>
        <w:rPr>
          <w:b w:val="1"/>
          <w:bCs w:val="1"/>
          <w:color w:val="000000"/>
        </w:rPr>
      </w:pPr>
      <w:bookmarkStart w:colFirst="0" w:colLast="0" w:name="_heading=h.a1vt5epci8sa" w:id="323"/>
      <w:bookmarkEnd w:id="323"/>
      <w:r w:rsidDel="00000000" w:rsidR="00000000" w:rsidRPr="00000000">
        <w:rPr>
          <w:b w:val="1"/>
          <w:bCs w:val="1"/>
          <w:color w:val="000000"/>
          <w:rtl w:val="0"/>
        </w:rPr>
        <w:t xml:space="preserve">9 - Incumbencias del Ingeniero en Sistemas de Información</w:t>
      </w:r>
    </w:p>
    <w:bookmarkStart w:colFirst="0" w:colLast="0" w:name="bookmark=id.wcn9cv9eaabq" w:id="324"/>
    <w:bookmarkEnd w:id="324"/>
    <w:p w:rsidR="00000000" w:rsidDel="00000000" w:rsidP="00000000" w:rsidRDefault="00000000" w:rsidRPr="00000000" w14:paraId="00000D94">
      <w:pPr>
        <w:rPr>
          <w:rFonts w:ascii="Arial" w:cs="Arial" w:eastAsia="Arial" w:hAnsi="Arial"/>
          <w:sz w:val="24"/>
          <w:szCs w:val="24"/>
        </w:rPr>
      </w:pPr>
      <w:r w:rsidDel="00000000" w:rsidR="00000000" w:rsidRPr="00000000">
        <w:rPr>
          <w:rtl w:val="0"/>
        </w:rPr>
      </w:r>
    </w:p>
    <w:tbl>
      <w:tblPr>
        <w:tblStyle w:val="Table48"/>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3858"/>
        <w:tblGridChange w:id="0">
          <w:tblGrid>
            <w:gridCol w:w="4786"/>
            <w:gridCol w:w="3858"/>
          </w:tblGrid>
        </w:tblGridChange>
      </w:tblGrid>
      <w:tr>
        <w:trPr>
          <w:cantSplit w:val="0"/>
          <w:tblHeader w:val="0"/>
        </w:trPr>
        <w:tc>
          <w:tcPr/>
          <w:p w:rsidR="00000000" w:rsidDel="00000000" w:rsidP="00000000" w:rsidRDefault="00000000" w:rsidRPr="00000000" w14:paraId="00000D9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Incumbencia</w:t>
            </w:r>
          </w:p>
        </w:tc>
        <w:tc>
          <w:tcPr/>
          <w:p w:rsidR="00000000" w:rsidDel="00000000" w:rsidP="00000000" w:rsidRDefault="00000000" w:rsidRPr="00000000" w14:paraId="00000D9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Justificación de aplicación de la tesis en las incumbencias del Ingeniero en Sistemas de Información</w:t>
            </w:r>
          </w:p>
        </w:tc>
      </w:tr>
      <w:tr>
        <w:trPr>
          <w:cantSplit w:val="0"/>
          <w:tblHeader w:val="0"/>
        </w:trPr>
        <w:tc>
          <w:tcPr/>
          <w:p w:rsidR="00000000" w:rsidDel="00000000" w:rsidP="00000000" w:rsidRDefault="00000000" w:rsidRPr="00000000" w14:paraId="00000D97">
            <w:pPr>
              <w:rPr>
                <w:rFonts w:ascii="Arial" w:cs="Arial" w:eastAsia="Arial" w:hAnsi="Arial"/>
                <w:sz w:val="24"/>
                <w:szCs w:val="24"/>
              </w:rPr>
            </w:pPr>
            <w:r w:rsidDel="00000000" w:rsidR="00000000" w:rsidRPr="00000000">
              <w:rPr>
                <w:rFonts w:ascii="Arial" w:cs="Arial" w:eastAsia="Arial" w:hAnsi="Arial"/>
                <w:sz w:val="24"/>
                <w:szCs w:val="24"/>
                <w:rtl w:val="0"/>
              </w:rPr>
              <w:t xml:space="preserve">Participar en la toma de decisiones estratégicas de una organización y asesorar, en concordancia con las mismas acerca de las políticas de desarrollo de sistemas de información</w:t>
            </w:r>
          </w:p>
        </w:tc>
        <w:tc>
          <w:tcPr/>
          <w:p w:rsidR="00000000" w:rsidDel="00000000" w:rsidP="00000000" w:rsidRDefault="00000000" w:rsidRPr="00000000" w14:paraId="00000D98">
            <w:pPr>
              <w:rPr>
                <w:rFonts w:ascii="Arial" w:cs="Arial" w:eastAsia="Arial" w:hAnsi="Arial"/>
                <w:sz w:val="24"/>
                <w:szCs w:val="24"/>
              </w:rPr>
            </w:pPr>
            <w:r w:rsidDel="00000000" w:rsidR="00000000" w:rsidRPr="00000000">
              <w:rPr>
                <w:rFonts w:ascii="Arial" w:cs="Arial" w:eastAsia="Arial" w:hAnsi="Arial"/>
                <w:sz w:val="24"/>
                <w:szCs w:val="24"/>
                <w:rtl w:val="0"/>
              </w:rPr>
              <w:t xml:space="preserve">En SIGEDEX se definen políticas como la digitalización de expedientes, trazabilidad mediante historial y reducción de tiempos administrativos.</w:t>
            </w:r>
          </w:p>
          <w:p w:rsidR="00000000" w:rsidDel="00000000" w:rsidP="00000000" w:rsidRDefault="00000000" w:rsidRPr="00000000" w14:paraId="00000D99">
            <w:pPr>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aporta criterios técnicos para orientar la adopción de un sistema digital eficiente, alineado con la modernización del organismo.</w:t>
            </w:r>
          </w:p>
        </w:tc>
      </w:tr>
      <w:tr>
        <w:trPr>
          <w:cantSplit w:val="0"/>
          <w:tblHeader w:val="0"/>
        </w:trPr>
        <w:tc>
          <w:tcPr/>
          <w:p w:rsidR="00000000" w:rsidDel="00000000" w:rsidP="00000000" w:rsidRDefault="00000000" w:rsidRPr="00000000" w14:paraId="00000D9A">
            <w:pPr>
              <w:rPr>
                <w:rFonts w:ascii="Arial" w:cs="Arial" w:eastAsia="Arial" w:hAnsi="Arial"/>
                <w:sz w:val="24"/>
                <w:szCs w:val="24"/>
              </w:rPr>
            </w:pPr>
            <w:r w:rsidDel="00000000" w:rsidR="00000000" w:rsidRPr="00000000">
              <w:rPr>
                <w:rFonts w:ascii="Arial" w:cs="Arial" w:eastAsia="Arial" w:hAnsi="Arial"/>
                <w:sz w:val="24"/>
                <w:szCs w:val="24"/>
                <w:rtl w:val="0"/>
              </w:rPr>
              <w:t xml:space="preserve">Evaluar, clasificar y seleccionar proyectos de sistemas de información y evaluar y seleccionar alternativas de asistencia interna</w:t>
            </w:r>
          </w:p>
        </w:tc>
        <w:tc>
          <w:tcPr/>
          <w:p w:rsidR="00000000" w:rsidDel="00000000" w:rsidP="00000000" w:rsidRDefault="00000000" w:rsidRPr="00000000" w14:paraId="00000D9B">
            <w:pPr>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SIGEDEX exige comparar tecnologías, arquitecturas, frameworks y alternativas de implementación. El análisis realizado en la tesis permite justificar la elección de Node + Express + React + MySQL y descartar otras opciones, asegurando la viabilidad técnica y organizacional.</w:t>
            </w:r>
          </w:p>
        </w:tc>
      </w:tr>
      <w:tr>
        <w:trPr>
          <w:cantSplit w:val="0"/>
          <w:tblHeader w:val="0"/>
        </w:trPr>
        <w:tc>
          <w:tcPr/>
          <w:p w:rsidR="00000000" w:rsidDel="00000000" w:rsidP="00000000" w:rsidRDefault="00000000" w:rsidRPr="00000000" w14:paraId="00000D9C">
            <w:pPr>
              <w:rPr>
                <w:rFonts w:ascii="Arial" w:cs="Arial" w:eastAsia="Arial" w:hAnsi="Arial"/>
                <w:sz w:val="24"/>
                <w:szCs w:val="24"/>
              </w:rPr>
            </w:pPr>
            <w:r w:rsidDel="00000000" w:rsidR="00000000" w:rsidRPr="00000000">
              <w:rPr>
                <w:rFonts w:ascii="Arial" w:cs="Arial" w:eastAsia="Arial" w:hAnsi="Arial"/>
                <w:sz w:val="24"/>
                <w:szCs w:val="24"/>
                <w:rtl w:val="0"/>
              </w:rPr>
              <w:t xml:space="preserve">Planificar, efectuar y evaluar los estudios de factibilidad inherentes a todo proyecto de diseño de sistemas de información y de modificación o reemplazo de los mismos, así como los sistemas de computación asociados</w:t>
            </w:r>
          </w:p>
        </w:tc>
        <w:tc>
          <w:tcPr/>
          <w:p w:rsidR="00000000" w:rsidDel="00000000" w:rsidP="00000000" w:rsidRDefault="00000000" w:rsidRPr="00000000" w14:paraId="00000D9D">
            <w:pPr>
              <w:rPr>
                <w:rFonts w:ascii="Arial" w:cs="Arial" w:eastAsia="Arial" w:hAnsi="Arial"/>
                <w:sz w:val="24"/>
                <w:szCs w:val="24"/>
              </w:rPr>
            </w:pPr>
            <w:r w:rsidDel="00000000" w:rsidR="00000000" w:rsidRPr="00000000">
              <w:rPr>
                <w:rFonts w:ascii="Arial" w:cs="Arial" w:eastAsia="Arial" w:hAnsi="Arial"/>
                <w:sz w:val="24"/>
                <w:szCs w:val="24"/>
                <w:rtl w:val="0"/>
              </w:rPr>
              <w:t xml:space="preserve">SIGEDEX surge a partir de un estudio de factibilidad técnica, económica, operativa y legal. La tesis demuestra que es viable reemplazar los expedientes físicos por expedientes digitales, reduciendo costos, aumentando la eficiencia y cumpliendo con las normativas vigentes.</w:t>
            </w:r>
          </w:p>
        </w:tc>
      </w:tr>
      <w:tr>
        <w:trPr>
          <w:cantSplit w:val="0"/>
          <w:tblHeader w:val="0"/>
        </w:trPr>
        <w:tc>
          <w:tcPr/>
          <w:p w:rsidR="00000000" w:rsidDel="00000000" w:rsidP="00000000" w:rsidRDefault="00000000" w:rsidRPr="00000000" w14:paraId="00000D9E">
            <w:pPr>
              <w:rPr>
                <w:rFonts w:ascii="Arial" w:cs="Arial" w:eastAsia="Arial" w:hAnsi="Arial"/>
                <w:sz w:val="24"/>
                <w:szCs w:val="24"/>
              </w:rPr>
            </w:pPr>
            <w:r w:rsidDel="00000000" w:rsidR="00000000" w:rsidRPr="00000000">
              <w:rPr>
                <w:rFonts w:ascii="Arial" w:cs="Arial" w:eastAsia="Arial" w:hAnsi="Arial"/>
                <w:sz w:val="24"/>
                <w:szCs w:val="24"/>
                <w:rtl w:val="0"/>
              </w:rPr>
              <w:t xml:space="preserve">Planificar, dirigir, ejecutar y controlar el relevamiento, análisis, diseño, </w:t>
            </w:r>
          </w:p>
          <w:p w:rsidR="00000000" w:rsidDel="00000000" w:rsidP="00000000" w:rsidRDefault="00000000" w:rsidRPr="00000000" w14:paraId="00000D9F">
            <w:pPr>
              <w:rPr>
                <w:rFonts w:ascii="Arial" w:cs="Arial" w:eastAsia="Arial" w:hAnsi="Arial"/>
                <w:sz w:val="24"/>
                <w:szCs w:val="24"/>
              </w:rPr>
            </w:pPr>
            <w:r w:rsidDel="00000000" w:rsidR="00000000" w:rsidRPr="00000000">
              <w:rPr>
                <w:rFonts w:ascii="Arial" w:cs="Arial" w:eastAsia="Arial" w:hAnsi="Arial"/>
                <w:sz w:val="24"/>
                <w:szCs w:val="24"/>
                <w:rtl w:val="0"/>
              </w:rPr>
              <w:t xml:space="preserve">desarrollo, implementación y prueba de sistemas de información</w:t>
            </w:r>
          </w:p>
        </w:tc>
        <w:tc>
          <w:tcPr/>
          <w:p w:rsidR="00000000" w:rsidDel="00000000" w:rsidP="00000000" w:rsidRDefault="00000000" w:rsidRPr="00000000" w14:paraId="00000DA0">
            <w:pPr>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SIGEDEX abarca todas estas etapas: relevamiento de procesos administrativos, diseño del modelo de datos, arquitectura, desarrollo Front y Back, integración de pasarela de pagos  y pruebas funcionales. El trabajo refleja la gestión completa del ciclo de vida del sistema.</w:t>
            </w:r>
          </w:p>
        </w:tc>
      </w:tr>
      <w:tr>
        <w:trPr>
          <w:cantSplit w:val="0"/>
          <w:tblHeader w:val="0"/>
        </w:trPr>
        <w:tc>
          <w:tcPr/>
          <w:p w:rsidR="00000000" w:rsidDel="00000000" w:rsidP="00000000" w:rsidRDefault="00000000" w:rsidRPr="00000000" w14:paraId="00000DA1">
            <w:pPr>
              <w:rPr>
                <w:rFonts w:ascii="Arial" w:cs="Arial" w:eastAsia="Arial" w:hAnsi="Arial"/>
                <w:sz w:val="24"/>
                <w:szCs w:val="24"/>
              </w:rPr>
            </w:pPr>
            <w:r w:rsidDel="00000000" w:rsidR="00000000" w:rsidRPr="00000000">
              <w:rPr>
                <w:rFonts w:ascii="Arial" w:cs="Arial" w:eastAsia="Arial" w:hAnsi="Arial"/>
                <w:sz w:val="24"/>
                <w:szCs w:val="24"/>
                <w:rtl w:val="0"/>
              </w:rPr>
              <w:t xml:space="preserve">Evaluar y seleccionar los sistemas de programación disponibles con miras a su utilización en sistemas de información</w:t>
            </w:r>
          </w:p>
        </w:tc>
        <w:tc>
          <w:tcPr/>
          <w:p w:rsidR="00000000" w:rsidDel="00000000" w:rsidP="00000000" w:rsidRDefault="00000000" w:rsidRPr="00000000" w14:paraId="00000DA2">
            <w:pPr>
              <w:rPr>
                <w:rFonts w:ascii="Arial" w:cs="Arial" w:eastAsia="Arial" w:hAnsi="Arial"/>
                <w:sz w:val="24"/>
                <w:szCs w:val="24"/>
              </w:rPr>
            </w:pPr>
            <w:r w:rsidDel="00000000" w:rsidR="00000000" w:rsidRPr="00000000">
              <w:rPr>
                <w:rFonts w:ascii="Arial" w:cs="Arial" w:eastAsia="Arial" w:hAnsi="Arial"/>
                <w:sz w:val="24"/>
                <w:szCs w:val="24"/>
                <w:rtl w:val="0"/>
              </w:rPr>
              <w:t xml:space="preserve">Para SIGEDEX se seleccionaron tecnologías específicas (Node, Express, React, MySQL) por rendimiento, escalabilidad, compatibilidad web y facilidad de mantenimiento. La tesis justifica por qué son las más adecuadas frente a alternativas.</w:t>
            </w:r>
          </w:p>
        </w:tc>
      </w:tr>
      <w:tr>
        <w:trPr>
          <w:cantSplit w:val="0"/>
          <w:tblHeader w:val="0"/>
        </w:trPr>
        <w:tc>
          <w:tcPr/>
          <w:p w:rsidR="00000000" w:rsidDel="00000000" w:rsidP="00000000" w:rsidRDefault="00000000" w:rsidRPr="00000000" w14:paraId="00000DA3">
            <w:pPr>
              <w:rPr>
                <w:rFonts w:ascii="Arial" w:cs="Arial" w:eastAsia="Arial" w:hAnsi="Arial"/>
                <w:sz w:val="24"/>
                <w:szCs w:val="24"/>
              </w:rPr>
            </w:pPr>
            <w:r w:rsidDel="00000000" w:rsidR="00000000" w:rsidRPr="00000000">
              <w:rPr>
                <w:rFonts w:ascii="Arial" w:cs="Arial" w:eastAsia="Arial" w:hAnsi="Arial"/>
                <w:sz w:val="24"/>
                <w:szCs w:val="24"/>
                <w:rtl w:val="0"/>
              </w:rPr>
              <w:t xml:space="preserve">Evaluar y seleccionar, desde el punto de vista de los sistemas de información, los equipos de procesamiento y comunicación y los sistemas de base</w:t>
            </w:r>
          </w:p>
        </w:tc>
        <w:tc>
          <w:tcPr/>
          <w:p w:rsidR="00000000" w:rsidDel="00000000" w:rsidP="00000000" w:rsidRDefault="00000000" w:rsidRPr="00000000" w14:paraId="00000DA4">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requiere servidores, hosting, mecanismos de respaldo, estructura de red y base de datos. El proyecto analiza requerimientos de infraestructura, almacenamiento, seguridad y disponibilidad para garantizar el funcionamiento eficiente del sistema.</w:t>
            </w:r>
          </w:p>
        </w:tc>
      </w:tr>
      <w:tr>
        <w:trPr>
          <w:cantSplit w:val="0"/>
          <w:tblHeader w:val="0"/>
        </w:trPr>
        <w:tc>
          <w:tcPr/>
          <w:p w:rsidR="00000000" w:rsidDel="00000000" w:rsidP="00000000" w:rsidRDefault="00000000" w:rsidRPr="00000000" w14:paraId="00000DA5">
            <w:pPr>
              <w:rPr>
                <w:rFonts w:ascii="Arial" w:cs="Arial" w:eastAsia="Arial" w:hAnsi="Arial"/>
                <w:sz w:val="24"/>
                <w:szCs w:val="24"/>
              </w:rPr>
            </w:pPr>
            <w:r w:rsidDel="00000000" w:rsidR="00000000" w:rsidRPr="00000000">
              <w:rPr>
                <w:rFonts w:ascii="Arial" w:cs="Arial" w:eastAsia="Arial" w:hAnsi="Arial"/>
                <w:sz w:val="24"/>
                <w:szCs w:val="24"/>
                <w:rtl w:val="0"/>
              </w:rPr>
              <w:t xml:space="preserve">Organizar y dirigir el área de sistemas; determinar el perfil de los recursos humanos necesarios y contribuir a su selección y formación</w:t>
            </w:r>
          </w:p>
        </w:tc>
        <w:tc>
          <w:tcPr/>
          <w:p w:rsidR="00000000" w:rsidDel="00000000" w:rsidP="00000000" w:rsidRDefault="00000000" w:rsidRPr="00000000" w14:paraId="00000D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SIGEDEX implica definir roles como Administrador, Técnico, Jurídico, Director y Usuario presentante. Como así también la capacitación de usuarios y soporte técnico, aspectos descritos dentro del proyecto.</w:t>
            </w:r>
          </w:p>
          <w:p w:rsidR="00000000" w:rsidDel="00000000" w:rsidP="00000000" w:rsidRDefault="00000000" w:rsidRPr="00000000" w14:paraId="00000DA7">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A8">
            <w:pPr>
              <w:rPr>
                <w:rFonts w:ascii="Arial" w:cs="Arial" w:eastAsia="Arial" w:hAnsi="Arial"/>
                <w:sz w:val="24"/>
                <w:szCs w:val="24"/>
              </w:rPr>
            </w:pPr>
            <w:r w:rsidDel="00000000" w:rsidR="00000000" w:rsidRPr="00000000">
              <w:rPr>
                <w:rFonts w:ascii="Arial" w:cs="Arial" w:eastAsia="Arial" w:hAnsi="Arial"/>
                <w:sz w:val="24"/>
                <w:szCs w:val="24"/>
                <w:rtl w:val="0"/>
              </w:rPr>
              <w:t xml:space="preserve">Participar en la elaboración de programas de capacitación para la utilización de sistemas de información</w:t>
            </w:r>
          </w:p>
        </w:tc>
        <w:tc>
          <w:tcPr/>
          <w:p w:rsidR="00000000" w:rsidDel="00000000" w:rsidP="00000000" w:rsidRDefault="00000000" w:rsidRPr="00000000" w14:paraId="00000DA9">
            <w:pPr>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 SIGEDEX requiere capacitar al personal </w:t>
            </w:r>
            <w:r w:rsidDel="00000000" w:rsidR="00000000" w:rsidRPr="00000000">
              <w:rPr>
                <w:rFonts w:ascii="Arial" w:cs="Arial" w:eastAsia="Arial" w:hAnsi="Arial"/>
                <w:sz w:val="24"/>
                <w:szCs w:val="24"/>
                <w:rtl w:val="0"/>
              </w:rPr>
              <w:t xml:space="preserve">sobre carga</w:t>
            </w:r>
            <w:r w:rsidDel="00000000" w:rsidR="00000000" w:rsidRPr="00000000">
              <w:rPr>
                <w:rFonts w:ascii="Arial" w:cs="Arial" w:eastAsia="Arial" w:hAnsi="Arial"/>
                <w:sz w:val="24"/>
                <w:szCs w:val="24"/>
                <w:rtl w:val="0"/>
              </w:rPr>
              <w:t xml:space="preserve"> de expedientes, validación de documentos, permisos y flujos de trabajo. La tesis contempla estas acciones, garantizando una adopción correcta del sistema.</w:t>
            </w:r>
          </w:p>
        </w:tc>
      </w:tr>
      <w:tr>
        <w:trPr>
          <w:cantSplit w:val="0"/>
          <w:tblHeader w:val="0"/>
        </w:trPr>
        <w:tc>
          <w:tcPr/>
          <w:p w:rsidR="00000000" w:rsidDel="00000000" w:rsidP="00000000" w:rsidRDefault="00000000" w:rsidRPr="00000000" w14:paraId="00000DAA">
            <w:pPr>
              <w:rPr>
                <w:rFonts w:ascii="Arial" w:cs="Arial" w:eastAsia="Arial" w:hAnsi="Arial"/>
                <w:sz w:val="24"/>
                <w:szCs w:val="24"/>
              </w:rPr>
            </w:pPr>
            <w:r w:rsidDel="00000000" w:rsidR="00000000" w:rsidRPr="00000000">
              <w:rPr>
                <w:rFonts w:ascii="Arial" w:cs="Arial" w:eastAsia="Arial" w:hAnsi="Arial"/>
                <w:sz w:val="24"/>
                <w:szCs w:val="24"/>
                <w:rtl w:val="0"/>
              </w:rPr>
              <w:t xml:space="preserve">Determinar y controlar el cumplimiento de las pautas técnicas que rigen el funcionamiento y la utilización de recursos informáticos en cada organización</w:t>
            </w:r>
          </w:p>
        </w:tc>
        <w:tc>
          <w:tcPr/>
          <w:p w:rsidR="00000000" w:rsidDel="00000000" w:rsidP="00000000" w:rsidRDefault="00000000" w:rsidRPr="00000000" w14:paraId="00000D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SIGEDEX debe cumplir con normas de seguridad, integridad de datos, backups, control de accesos, encriptación y auditorías. El proyecto establece lineamientos técnicos para su correcto funcionamiento dentro de la organización.</w:t>
            </w:r>
          </w:p>
          <w:p w:rsidR="00000000" w:rsidDel="00000000" w:rsidP="00000000" w:rsidRDefault="00000000" w:rsidRPr="00000000" w14:paraId="00000DAC">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AD">
            <w:pPr>
              <w:rPr>
                <w:rFonts w:ascii="Arial" w:cs="Arial" w:eastAsia="Arial" w:hAnsi="Arial"/>
                <w:sz w:val="24"/>
                <w:szCs w:val="24"/>
              </w:rPr>
            </w:pPr>
            <w:r w:rsidDel="00000000" w:rsidR="00000000" w:rsidRPr="00000000">
              <w:rPr>
                <w:rFonts w:ascii="Arial" w:cs="Arial" w:eastAsia="Arial" w:hAnsi="Arial"/>
                <w:sz w:val="24"/>
                <w:szCs w:val="24"/>
                <w:rtl w:val="0"/>
              </w:rPr>
              <w:t xml:space="preserve">Elaborar métodos y normas a seguir en cuestiones de seguridad y privacidad de la información procesada y la generada por los sistemas de información; participar en la determinación de las acciones a seguir en esta materia y evaluar su aplicación</w:t>
            </w:r>
          </w:p>
        </w:tc>
        <w:tc>
          <w:tcPr/>
          <w:p w:rsidR="00000000" w:rsidDel="00000000" w:rsidP="00000000" w:rsidRDefault="00000000" w:rsidRPr="00000000" w14:paraId="00000D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opera con datos sensibles de expedientes, documentos y usuarios. SIGEDEX implementa encriptación, permisos por roles, autenticación segura, control de acceso por roles, cifrado de comunicaciones mediante HTTPS y políticas de resguardo de información y políticas de resguardo, cumpliendo con normativas de seguridad informática.</w:t>
            </w:r>
          </w:p>
          <w:p w:rsidR="00000000" w:rsidDel="00000000" w:rsidP="00000000" w:rsidRDefault="00000000" w:rsidRPr="00000000" w14:paraId="00000DAF">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B0">
            <w:pPr>
              <w:rPr>
                <w:rFonts w:ascii="Arial" w:cs="Arial" w:eastAsia="Arial" w:hAnsi="Arial"/>
                <w:sz w:val="24"/>
                <w:szCs w:val="24"/>
              </w:rPr>
            </w:pPr>
            <w:r w:rsidDel="00000000" w:rsidR="00000000" w:rsidRPr="00000000">
              <w:rPr>
                <w:rFonts w:ascii="Arial" w:cs="Arial" w:eastAsia="Arial" w:hAnsi="Arial"/>
                <w:sz w:val="24"/>
                <w:szCs w:val="24"/>
                <w:rtl w:val="0"/>
              </w:rPr>
              <w:t xml:space="preserve">Elaborar métodos y normas a seguir en cuestión de salvaguardia y control, de los recursos físicos y lógicos, de un sistema de computación; participar en la determinación de las acciones a seguir en esta materia y evaluar su aplicación</w:t>
            </w:r>
          </w:p>
        </w:tc>
        <w:tc>
          <w:tcPr/>
          <w:p w:rsidR="00000000" w:rsidDel="00000000" w:rsidP="00000000" w:rsidRDefault="00000000" w:rsidRPr="00000000" w14:paraId="00000DB1">
            <w:pPr>
              <w:rPr>
                <w:rFonts w:ascii="Arial" w:cs="Arial" w:eastAsia="Arial" w:hAnsi="Arial"/>
                <w:sz w:val="24"/>
                <w:szCs w:val="24"/>
              </w:rPr>
            </w:pPr>
            <w:r w:rsidDel="00000000" w:rsidR="00000000" w:rsidRPr="00000000">
              <w:rPr>
                <w:rFonts w:ascii="Arial" w:cs="Arial" w:eastAsia="Arial" w:hAnsi="Arial"/>
                <w:sz w:val="24"/>
                <w:szCs w:val="24"/>
                <w:rtl w:val="0"/>
              </w:rPr>
              <w:t xml:space="preserve">SIGEDEX contempla copias de seguridad, control de versiones, redundancia, y políticas de recuperación ante fallos. La tesis define procedimientos para garantizar la continuidad operativa del sistema y la protección del entorno tecnológico.</w:t>
            </w:r>
          </w:p>
        </w:tc>
      </w:tr>
      <w:tr>
        <w:trPr>
          <w:cantSplit w:val="0"/>
          <w:tblHeader w:val="0"/>
        </w:trPr>
        <w:tc>
          <w:tcPr/>
          <w:p w:rsidR="00000000" w:rsidDel="00000000" w:rsidP="00000000" w:rsidRDefault="00000000" w:rsidRPr="00000000" w14:paraId="00000DB2">
            <w:pPr>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modelos de simulación, sistemas expertos y otros sistemas informáticos destinados a la resolución de problemas y asesorar en su aplicación</w:t>
            </w:r>
          </w:p>
        </w:tc>
        <w:tc>
          <w:tcPr/>
          <w:p w:rsidR="00000000" w:rsidDel="00000000" w:rsidP="00000000" w:rsidRDefault="00000000" w:rsidRPr="00000000" w14:paraId="00000DB3">
            <w:pPr>
              <w:rPr>
                <w:rFonts w:ascii="Arial" w:cs="Arial" w:eastAsia="Arial" w:hAnsi="Arial"/>
                <w:sz w:val="24"/>
                <w:szCs w:val="24"/>
              </w:rPr>
            </w:pPr>
            <w:r w:rsidDel="00000000" w:rsidR="00000000" w:rsidRPr="00000000">
              <w:rPr>
                <w:rFonts w:ascii="Arial" w:cs="Arial" w:eastAsia="Arial" w:hAnsi="Arial"/>
                <w:sz w:val="24"/>
                <w:szCs w:val="24"/>
                <w:rtl w:val="0"/>
              </w:rPr>
              <w:t xml:space="preserve">SIGEDEX incorporara a futuro automatización de procesos, validación automática de documentos, seguimiento de expedientes y, potencialmente, algoritmos de priorización. El proyecto plantea bases para futuras mejoras mediante IA o análisis predictivo.</w:t>
            </w:r>
          </w:p>
        </w:tc>
      </w:tr>
      <w:tr>
        <w:trPr>
          <w:cantSplit w:val="0"/>
          <w:tblHeader w:val="0"/>
        </w:trPr>
        <w:tc>
          <w:tcPr/>
          <w:p w:rsidR="00000000" w:rsidDel="00000000" w:rsidP="00000000" w:rsidRDefault="00000000" w:rsidRPr="00000000" w14:paraId="00000DB4">
            <w:pPr>
              <w:rPr>
                <w:rFonts w:ascii="Arial" w:cs="Arial" w:eastAsia="Arial" w:hAnsi="Arial"/>
                <w:sz w:val="24"/>
                <w:szCs w:val="24"/>
              </w:rPr>
            </w:pPr>
            <w:r w:rsidDel="00000000" w:rsidR="00000000" w:rsidRPr="00000000">
              <w:rPr>
                <w:rFonts w:ascii="Arial" w:cs="Arial" w:eastAsia="Arial" w:hAnsi="Arial"/>
                <w:sz w:val="24"/>
                <w:szCs w:val="24"/>
                <w:rtl w:val="0"/>
              </w:rPr>
              <w:t xml:space="preserve">Realizar auditorías en áreas de sistemas y centros de cómputos así como en los sistemas de información utilizados</w:t>
            </w:r>
          </w:p>
        </w:tc>
        <w:tc>
          <w:tcPr/>
          <w:p w:rsidR="00000000" w:rsidDel="00000000" w:rsidP="00000000" w:rsidRDefault="00000000" w:rsidRPr="00000000" w14:paraId="00000DB5">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mantiene un </w:t>
            </w:r>
            <w:r w:rsidDel="00000000" w:rsidR="00000000" w:rsidRPr="00000000">
              <w:rPr>
                <w:rFonts w:ascii="Arial" w:cs="Arial" w:eastAsia="Arial" w:hAnsi="Arial"/>
                <w:b w:val="1"/>
                <w:bCs w:val="1"/>
                <w:sz w:val="24"/>
                <w:szCs w:val="24"/>
                <w:rtl w:val="0"/>
              </w:rPr>
              <w:t xml:space="preserve">historial de movimientos del expediente</w:t>
            </w:r>
            <w:r w:rsidDel="00000000" w:rsidR="00000000" w:rsidRPr="00000000">
              <w:rPr>
                <w:rFonts w:ascii="Arial" w:cs="Arial" w:eastAsia="Arial" w:hAnsi="Arial"/>
                <w:sz w:val="24"/>
                <w:szCs w:val="24"/>
                <w:rtl w:val="0"/>
              </w:rPr>
              <w:t xml:space="preserve">, permitiendo conocer qué usuario realizó cada acción y en qué momento. Esta información facilita el control interno del proceso administrativo.</w:t>
            </w:r>
          </w:p>
        </w:tc>
      </w:tr>
      <w:tr>
        <w:trPr>
          <w:cantSplit w:val="0"/>
          <w:tblHeader w:val="0"/>
        </w:trPr>
        <w:tc>
          <w:tcPr/>
          <w:p w:rsidR="00000000" w:rsidDel="00000000" w:rsidP="00000000" w:rsidRDefault="00000000" w:rsidRPr="00000000" w14:paraId="00000DB6">
            <w:pPr>
              <w:rPr>
                <w:rFonts w:ascii="Arial" w:cs="Arial" w:eastAsia="Arial" w:hAnsi="Arial"/>
                <w:sz w:val="24"/>
                <w:szCs w:val="24"/>
              </w:rPr>
            </w:pPr>
            <w:r w:rsidDel="00000000" w:rsidR="00000000" w:rsidRPr="00000000">
              <w:rPr>
                <w:rFonts w:ascii="Arial" w:cs="Arial" w:eastAsia="Arial" w:hAnsi="Arial"/>
                <w:sz w:val="24"/>
                <w:szCs w:val="24"/>
                <w:rtl w:val="0"/>
              </w:rPr>
              <w:t xml:space="preserve">Realizar arbitrajes, pericias y tasaciones referidas a los sistemas de información y a los medios de procesamiento de datos</w:t>
            </w:r>
          </w:p>
        </w:tc>
        <w:tc>
          <w:tcPr/>
          <w:p w:rsidR="00000000" w:rsidDel="00000000" w:rsidP="00000000" w:rsidRDefault="00000000" w:rsidRPr="00000000" w14:paraId="00000D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SIGEDEX permite evaluar objetivamente el estado de la documentación digital, verificar la integridad y validez de la documentación almacenada en el sistema. y validar la legitimidad del expediente. El sistema provee información confiable que puede ser usada en análisis técnicos o legales.</w:t>
            </w:r>
          </w:p>
          <w:p w:rsidR="00000000" w:rsidDel="00000000" w:rsidP="00000000" w:rsidRDefault="00000000" w:rsidRPr="00000000" w14:paraId="00000DB8">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B9">
            <w:pPr>
              <w:rPr>
                <w:rFonts w:ascii="Arial" w:cs="Arial" w:eastAsia="Arial" w:hAnsi="Arial"/>
                <w:sz w:val="24"/>
                <w:szCs w:val="24"/>
              </w:rPr>
            </w:pPr>
            <w:r w:rsidDel="00000000" w:rsidR="00000000" w:rsidRPr="00000000">
              <w:rPr>
                <w:rFonts w:ascii="Arial" w:cs="Arial" w:eastAsia="Arial" w:hAnsi="Arial"/>
                <w:sz w:val="24"/>
                <w:szCs w:val="24"/>
                <w:rtl w:val="0"/>
              </w:rPr>
              <w:t xml:space="preserve">Realizar estudios e investigaciones conducentes a la creación y mejoramiento de técnicas de desarrollo de sistemas de información y nuevas aplicaciones de la tecnología informática existente</w:t>
            </w:r>
          </w:p>
        </w:tc>
        <w:tc>
          <w:tcPr/>
          <w:p w:rsidR="00000000" w:rsidDel="00000000" w:rsidP="00000000" w:rsidRDefault="00000000" w:rsidRPr="00000000" w14:paraId="00000DBA">
            <w:pPr>
              <w:rPr>
                <w:rFonts w:ascii="Arial" w:cs="Arial" w:eastAsia="Arial" w:hAnsi="Arial"/>
                <w:sz w:val="24"/>
                <w:szCs w:val="24"/>
              </w:rPr>
            </w:pPr>
            <w:r w:rsidDel="00000000" w:rsidR="00000000" w:rsidRPr="00000000">
              <w:rPr>
                <w:rFonts w:ascii="Arial" w:cs="Arial" w:eastAsia="Arial" w:hAnsi="Arial"/>
                <w:sz w:val="24"/>
                <w:szCs w:val="24"/>
                <w:rtl w:val="0"/>
              </w:rPr>
              <w:t xml:space="preserve">La tesis investiga buenas prácticas de desarrollo web, metodologías ágiles, diseño de bases de datos, integraciones de pago electrónico y digitalización de procesos administrativos.</w:t>
            </w:r>
          </w:p>
          <w:p w:rsidR="00000000" w:rsidDel="00000000" w:rsidP="00000000" w:rsidRDefault="00000000" w:rsidRPr="00000000" w14:paraId="00000DBB">
            <w:pPr>
              <w:rPr>
                <w:rFonts w:ascii="Arial" w:cs="Arial" w:eastAsia="Arial" w:hAnsi="Arial"/>
                <w:sz w:val="24"/>
                <w:szCs w:val="24"/>
              </w:rPr>
            </w:pPr>
            <w:r w:rsidDel="00000000" w:rsidR="00000000" w:rsidRPr="00000000">
              <w:rPr>
                <w:rFonts w:ascii="Arial" w:cs="Arial" w:eastAsia="Arial" w:hAnsi="Arial"/>
                <w:sz w:val="24"/>
                <w:szCs w:val="24"/>
                <w:rtl w:val="0"/>
              </w:rPr>
              <w:t xml:space="preserve">Esto contribuye al avance del conocimiento y propone mejoras en la digitalización administrativa.</w:t>
            </w:r>
          </w:p>
        </w:tc>
      </w:tr>
    </w:tbl>
    <w:p w:rsidR="00000000" w:rsidDel="00000000" w:rsidP="00000000" w:rsidRDefault="00000000" w:rsidRPr="00000000" w14:paraId="00000DBC">
      <w:pPr>
        <w:rPr>
          <w:rFonts w:ascii="Arial" w:cs="Arial" w:eastAsia="Arial" w:hAnsi="Arial"/>
          <w:sz w:val="24"/>
          <w:szCs w:val="24"/>
        </w:rPr>
      </w:pPr>
      <w:r w:rsidDel="00000000" w:rsidR="00000000" w:rsidRPr="00000000">
        <w:rPr>
          <w:rtl w:val="0"/>
        </w:rPr>
      </w:r>
    </w:p>
    <w:bookmarkStart w:colFirst="0" w:colLast="0" w:name="bookmark=id.u2h5jzeq5dnb" w:id="325"/>
    <w:bookmarkEnd w:id="325"/>
    <w:p w:rsidR="00000000" w:rsidDel="00000000" w:rsidP="00000000" w:rsidRDefault="00000000" w:rsidRPr="00000000" w14:paraId="00000DBD">
      <w:pPr>
        <w:rPr>
          <w:rFonts w:ascii="Arial" w:cs="Arial" w:eastAsia="Arial" w:hAnsi="Arial"/>
          <w:b w:val="1"/>
          <w:bCs w:val="1"/>
          <w:sz w:val="24"/>
          <w:szCs w:val="24"/>
          <w:highlight w:val="lightGray"/>
        </w:rPr>
      </w:pPr>
      <w:bookmarkStart w:colFirst="0" w:colLast="0" w:name="_heading=h.gn8jpflgc6ht" w:id="326"/>
      <w:bookmarkEnd w:id="326"/>
      <w:r w:rsidDel="00000000" w:rsidR="00000000" w:rsidRPr="00000000">
        <w:br w:type="page"/>
      </w:r>
      <w:r w:rsidDel="00000000" w:rsidR="00000000" w:rsidRPr="00000000">
        <w:rPr>
          <w:rtl w:val="0"/>
        </w:rPr>
      </w:r>
    </w:p>
    <w:p w:rsidR="00000000" w:rsidDel="00000000" w:rsidP="00000000" w:rsidRDefault="00000000" w:rsidRPr="00000000" w14:paraId="00000DBE">
      <w:pPr>
        <w:pStyle w:val="Heading1"/>
        <w:ind w:left="0" w:firstLine="0"/>
        <w:jc w:val="both"/>
        <w:rPr>
          <w:rFonts w:ascii="Arial" w:cs="Arial" w:eastAsia="Arial" w:hAnsi="Arial"/>
          <w:b w:val="1"/>
          <w:bCs w:val="1"/>
          <w:color w:val="000000"/>
          <w:sz w:val="24"/>
          <w:szCs w:val="24"/>
        </w:rPr>
      </w:pPr>
      <w:bookmarkStart w:colFirst="0" w:colLast="0" w:name="_heading=h.fif644lohtop" w:id="327"/>
      <w:bookmarkEnd w:id="327"/>
      <w:r w:rsidDel="00000000" w:rsidR="00000000" w:rsidRPr="00000000">
        <w:rPr>
          <w:rFonts w:ascii="Arial" w:cs="Arial" w:eastAsia="Arial" w:hAnsi="Arial"/>
          <w:b w:val="1"/>
          <w:bCs w:val="1"/>
          <w:color w:val="000000"/>
          <w:sz w:val="24"/>
          <w:szCs w:val="24"/>
          <w:rtl w:val="0"/>
        </w:rPr>
        <w:t xml:space="preserve">10 </w:t>
        <w:tab/>
        <w:t xml:space="preserve">Resultados obtenidos</w:t>
      </w:r>
    </w:p>
    <w:p w:rsidR="00000000" w:rsidDel="00000000" w:rsidP="00000000" w:rsidRDefault="00000000" w:rsidRPr="00000000" w14:paraId="00000DBF">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sz w:val="24"/>
          <w:szCs w:val="24"/>
          <w:rtl w:val="0"/>
        </w:rPr>
        <w:t xml:space="preserve"> El desarrollo del Sistema de Expedientes Digitales (SIGEDEX) permitió obtener resultados concretos y verificables que responden de manera directa a los objetivos planteados en el proyecto. Cada resultado se detalla a continuación, junto con la delimitación clara de su alcance y su justificación respecto de la necesidad real del organismo.</w:t>
      </w:r>
    </w:p>
    <w:p w:rsidR="00000000" w:rsidDel="00000000" w:rsidP="00000000" w:rsidRDefault="00000000" w:rsidRPr="00000000" w14:paraId="00000DC0">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nfpgcnhqeofy" w:id="328"/>
      <w:bookmarkEnd w:id="328"/>
      <w:r w:rsidDel="00000000" w:rsidR="00000000" w:rsidRPr="00000000">
        <w:rPr>
          <w:rFonts w:ascii="Arial" w:cs="Arial" w:eastAsia="Arial" w:hAnsi="Arial"/>
          <w:b w:val="1"/>
          <w:bCs w:val="1"/>
          <w:color w:val="000000"/>
          <w:sz w:val="26"/>
          <w:szCs w:val="26"/>
          <w:rtl w:val="0"/>
        </w:rPr>
        <w:t xml:space="preserve">- Digitalización completa del proceso de recepción y gestión de expedientes</w:t>
      </w:r>
    </w:p>
    <w:p w:rsidR="00000000" w:rsidDel="00000000" w:rsidP="00000000" w:rsidRDefault="00000000" w:rsidRPr="00000000" w14:paraId="00000DC1">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Delimitación:</w:t>
        <w:br w:type="textWrapping"/>
      </w:r>
      <w:r w:rsidDel="00000000" w:rsidR="00000000" w:rsidRPr="00000000">
        <w:rPr>
          <w:rFonts w:ascii="Arial" w:cs="Arial" w:eastAsia="Arial" w:hAnsi="Arial"/>
          <w:sz w:val="24"/>
          <w:szCs w:val="24"/>
          <w:rtl w:val="0"/>
        </w:rPr>
        <w:t xml:space="preserve"> Se logró reemplazar el proceso manual basado en correos electrónicos por un sistema web que permite cargar trámites, adjuntar documentación, generar números de expediente y derivarlos a las áreas correspondientes.</w:t>
      </w:r>
    </w:p>
    <w:p w:rsidR="00000000" w:rsidDel="00000000" w:rsidP="00000000" w:rsidRDefault="00000000" w:rsidRPr="00000000" w14:paraId="00000DC2">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br w:type="textWrapping"/>
      </w:r>
      <w:r w:rsidDel="00000000" w:rsidR="00000000" w:rsidRPr="00000000">
        <w:rPr>
          <w:rFonts w:ascii="Arial" w:cs="Arial" w:eastAsia="Arial" w:hAnsi="Arial"/>
          <w:sz w:val="24"/>
          <w:szCs w:val="24"/>
          <w:rtl w:val="0"/>
        </w:rPr>
        <w:t xml:space="preserve"> Responde a la necesidad de reducir tiempos, eliminar la carga manual y ofrecer trazabilidad documental, solucionando el problema inicial de desorganización y demoras administrativas.</w:t>
      </w:r>
    </w:p>
    <w:p w:rsidR="00000000" w:rsidDel="00000000" w:rsidP="00000000" w:rsidRDefault="00000000" w:rsidRPr="00000000" w14:paraId="00000DC3">
      <w:pPr>
        <w:spacing w:after="240" w:lineRule="auto"/>
        <w:ind w:left="0" w:firstLine="283.46456692913375"/>
        <w:rPr>
          <w:rFonts w:ascii="Arial" w:cs="Arial" w:eastAsia="Arial" w:hAnsi="Arial"/>
          <w:sz w:val="24"/>
          <w:szCs w:val="24"/>
        </w:rPr>
      </w:pPr>
      <w:r w:rsidDel="00000000" w:rsidR="00000000" w:rsidRPr="00000000">
        <w:rPr>
          <w:rtl w:val="0"/>
        </w:rPr>
      </w:r>
    </w:p>
    <w:p w:rsidR="00000000" w:rsidDel="00000000" w:rsidP="00000000" w:rsidRDefault="00000000" w:rsidRPr="00000000" w14:paraId="00000DC4">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z7h43uq2p47z" w:id="329"/>
      <w:bookmarkEnd w:id="329"/>
      <w:r w:rsidDel="00000000" w:rsidR="00000000" w:rsidRPr="00000000">
        <w:rPr>
          <w:rFonts w:ascii="Arial" w:cs="Arial" w:eastAsia="Arial" w:hAnsi="Arial"/>
          <w:b w:val="1"/>
          <w:bCs w:val="1"/>
          <w:color w:val="000000"/>
          <w:sz w:val="26"/>
          <w:szCs w:val="26"/>
          <w:rtl w:val="0"/>
        </w:rPr>
        <w:t xml:space="preserve">- Reducción del tiempo promedio de creación y asignación de expedientes</w:t>
      </w:r>
    </w:p>
    <w:p w:rsidR="00000000" w:rsidDel="00000000" w:rsidP="00000000" w:rsidRDefault="00000000" w:rsidRPr="00000000" w14:paraId="00000DC5">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Delimitación:</w:t>
        <w:br w:type="textWrapping"/>
      </w:r>
      <w:r w:rsidDel="00000000" w:rsidR="00000000" w:rsidRPr="00000000">
        <w:rPr>
          <w:rFonts w:ascii="Arial" w:cs="Arial" w:eastAsia="Arial" w:hAnsi="Arial"/>
          <w:sz w:val="24"/>
          <w:szCs w:val="24"/>
          <w:rtl w:val="0"/>
        </w:rPr>
        <w:t xml:space="preserve"> El tiempo de registro inicial pasó de aproximadamente 20 minutos  (proceso manual) a un máximo de 5 minutos mediante el uso del sistema automatizado.</w:t>
      </w:r>
    </w:p>
    <w:p w:rsidR="00000000" w:rsidDel="00000000" w:rsidP="00000000" w:rsidRDefault="00000000" w:rsidRPr="00000000" w14:paraId="00000DC6">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br w:type="textWrapping"/>
      </w:r>
      <w:r w:rsidDel="00000000" w:rsidR="00000000" w:rsidRPr="00000000">
        <w:rPr>
          <w:rFonts w:ascii="Arial" w:cs="Arial" w:eastAsia="Arial" w:hAnsi="Arial"/>
          <w:sz w:val="24"/>
          <w:szCs w:val="24"/>
          <w:rtl w:val="0"/>
        </w:rPr>
        <w:t xml:space="preserve"> Este resultado demuestra el cumplimiento del objetivo general de optimizar tiempos de tramitación y valida técnicamente que la automatización aporta eficiencia medible.</w:t>
      </w:r>
    </w:p>
    <w:p w:rsidR="00000000" w:rsidDel="00000000" w:rsidP="00000000" w:rsidRDefault="00000000" w:rsidRPr="00000000" w14:paraId="00000DC7">
      <w:pPr>
        <w:spacing w:after="240" w:lineRule="auto"/>
        <w:ind w:left="0" w:firstLine="283.46456692913375"/>
        <w:rPr>
          <w:rFonts w:ascii="Arial" w:cs="Arial" w:eastAsia="Arial" w:hAnsi="Arial"/>
          <w:sz w:val="24"/>
          <w:szCs w:val="24"/>
        </w:rPr>
      </w:pPr>
      <w:r w:rsidDel="00000000" w:rsidR="00000000" w:rsidRPr="00000000">
        <w:rPr>
          <w:rtl w:val="0"/>
        </w:rPr>
      </w:r>
    </w:p>
    <w:p w:rsidR="00000000" w:rsidDel="00000000" w:rsidP="00000000" w:rsidRDefault="00000000" w:rsidRPr="00000000" w14:paraId="00000DC8">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ge1onkkhc6wp" w:id="330"/>
      <w:bookmarkEnd w:id="330"/>
      <w:r w:rsidDel="00000000" w:rsidR="00000000" w:rsidRPr="00000000">
        <w:rPr>
          <w:rFonts w:ascii="Arial" w:cs="Arial" w:eastAsia="Arial" w:hAnsi="Arial"/>
          <w:b w:val="1"/>
          <w:bCs w:val="1"/>
          <w:color w:val="000000"/>
          <w:sz w:val="26"/>
          <w:szCs w:val="26"/>
          <w:rtl w:val="0"/>
        </w:rPr>
        <w:t xml:space="preserve">- Implementación del seguimiento digital y trazabilidad del trámite</w:t>
      </w:r>
    </w:p>
    <w:p w:rsidR="00000000" w:rsidDel="00000000" w:rsidP="00000000" w:rsidRDefault="00000000" w:rsidRPr="00000000" w14:paraId="00000DC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Delimitación</w:t>
      </w:r>
    </w:p>
    <w:p w:rsidR="00000000" w:rsidDel="00000000" w:rsidP="00000000" w:rsidRDefault="00000000" w:rsidRPr="00000000" w14:paraId="00000DC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SIGEDEX incorpora un panel donde el presentante y los profesionales pueden visualizar el estado del expediente, el área responsable y el historial de movimientos registrados dentro del sistema.</w:t>
      </w:r>
    </w:p>
    <w:p w:rsidR="00000000" w:rsidDel="00000000" w:rsidP="00000000" w:rsidRDefault="00000000" w:rsidRPr="00000000" w14:paraId="00000DC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Justificación</w:t>
      </w:r>
    </w:p>
    <w:p w:rsidR="00000000" w:rsidDel="00000000" w:rsidP="00000000" w:rsidRDefault="00000000" w:rsidRPr="00000000" w14:paraId="00000DC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 permite mejorar la transparencia del proceso administrativo y reducir la necesidad de consultas presenciales o telefónicas.</w:t>
      </w:r>
    </w:p>
    <w:p w:rsidR="00000000" w:rsidDel="00000000" w:rsidP="00000000" w:rsidRDefault="00000000" w:rsidRPr="00000000" w14:paraId="00000DCD">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4sr6ut5lcu1z" w:id="331"/>
      <w:bookmarkEnd w:id="331"/>
      <w:r w:rsidDel="00000000" w:rsidR="00000000" w:rsidRPr="00000000">
        <w:rPr>
          <w:rFonts w:ascii="Arial" w:cs="Arial" w:eastAsia="Arial" w:hAnsi="Arial"/>
          <w:b w:val="1"/>
          <w:bCs w:val="1"/>
          <w:color w:val="000000"/>
          <w:sz w:val="26"/>
          <w:szCs w:val="26"/>
          <w:rtl w:val="0"/>
        </w:rPr>
        <w:t xml:space="preserve">- Incorporación de un módulo de pagos electrónicos integrado al expediente</w:t>
      </w:r>
    </w:p>
    <w:p w:rsidR="00000000" w:rsidDel="00000000" w:rsidP="00000000" w:rsidRDefault="00000000" w:rsidRPr="00000000" w14:paraId="00000DCE">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Delimitación:</w:t>
        <w:br w:type="textWrapping"/>
      </w:r>
      <w:r w:rsidDel="00000000" w:rsidR="00000000" w:rsidRPr="00000000">
        <w:rPr>
          <w:rFonts w:ascii="Arial" w:cs="Arial" w:eastAsia="Arial" w:hAnsi="Arial"/>
          <w:sz w:val="24"/>
          <w:szCs w:val="24"/>
          <w:rtl w:val="0"/>
        </w:rPr>
        <w:t xml:space="preserve"> SIGEDEX permite generar órdenes de pago, integrar el cobro mediante pasarela electrónica (Mercado Pago u otra), recibir la confirmación automática del pago y vincular el comprobante al expediente.</w:t>
      </w:r>
    </w:p>
    <w:p w:rsidR="00000000" w:rsidDel="00000000" w:rsidP="00000000" w:rsidRDefault="00000000" w:rsidRPr="00000000" w14:paraId="00000DCF">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br w:type="textWrapping"/>
      </w:r>
      <w:r w:rsidDel="00000000" w:rsidR="00000000" w:rsidRPr="00000000">
        <w:rPr>
          <w:rFonts w:ascii="Arial" w:cs="Arial" w:eastAsia="Arial" w:hAnsi="Arial"/>
          <w:sz w:val="24"/>
          <w:szCs w:val="24"/>
          <w:rtl w:val="0"/>
        </w:rPr>
        <w:t xml:space="preserve"> Responde a la necesidad de modernizar el sistema económico de la DPA, eliminar pagos presenciales y garantizar trazabilidad financiera. Este resultado agrega un valor innovador no presente en sistemas similares provinciales.</w:t>
      </w:r>
    </w:p>
    <w:p w:rsidR="00000000" w:rsidDel="00000000" w:rsidP="00000000" w:rsidRDefault="00000000" w:rsidRPr="00000000" w14:paraId="00000DD0">
      <w:pPr>
        <w:spacing w:after="240" w:lineRule="auto"/>
        <w:ind w:left="0" w:firstLine="283.46456692913375"/>
        <w:rPr>
          <w:rFonts w:ascii="Arial" w:cs="Arial" w:eastAsia="Arial" w:hAnsi="Arial"/>
          <w:sz w:val="24"/>
          <w:szCs w:val="24"/>
        </w:rPr>
      </w:pPr>
      <w:r w:rsidDel="00000000" w:rsidR="00000000" w:rsidRPr="00000000">
        <w:rPr>
          <w:rtl w:val="0"/>
        </w:rPr>
      </w:r>
    </w:p>
    <w:p w:rsidR="00000000" w:rsidDel="00000000" w:rsidP="00000000" w:rsidRDefault="00000000" w:rsidRPr="00000000" w14:paraId="00000DD1">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t49jaz17nkv0" w:id="332"/>
      <w:bookmarkEnd w:id="332"/>
      <w:r w:rsidDel="00000000" w:rsidR="00000000" w:rsidRPr="00000000">
        <w:rPr>
          <w:rFonts w:ascii="Arial" w:cs="Arial" w:eastAsia="Arial" w:hAnsi="Arial"/>
          <w:b w:val="1"/>
          <w:bCs w:val="1"/>
          <w:color w:val="000000"/>
          <w:sz w:val="26"/>
          <w:szCs w:val="26"/>
          <w:rtl w:val="0"/>
        </w:rPr>
        <w:t xml:space="preserve">- Consolidación de un repositorio digital</w:t>
      </w:r>
    </w:p>
    <w:p w:rsidR="00000000" w:rsidDel="00000000" w:rsidP="00000000" w:rsidRDefault="00000000" w:rsidRPr="00000000" w14:paraId="00000DD2">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Delimitación:</w:t>
        <w:br w:type="textWrapping"/>
      </w:r>
      <w:r w:rsidDel="00000000" w:rsidR="00000000" w:rsidRPr="00000000">
        <w:rPr>
          <w:rFonts w:ascii="Arial" w:cs="Arial" w:eastAsia="Arial" w:hAnsi="Arial"/>
          <w:sz w:val="24"/>
          <w:szCs w:val="24"/>
          <w:rtl w:val="0"/>
        </w:rPr>
        <w:t xml:space="preserve"> La documentación se almacena en un servidor seguro, vinculada a cada expediente con cifrado y control de accesos. </w:t>
      </w:r>
    </w:p>
    <w:p w:rsidR="00000000" w:rsidDel="00000000" w:rsidP="00000000" w:rsidRDefault="00000000" w:rsidRPr="00000000" w14:paraId="00000DD3">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br w:type="textWrapping"/>
      </w:r>
      <w:r w:rsidDel="00000000" w:rsidR="00000000" w:rsidRPr="00000000">
        <w:rPr>
          <w:rFonts w:ascii="Arial" w:cs="Arial" w:eastAsia="Arial" w:hAnsi="Arial"/>
          <w:sz w:val="24"/>
          <w:szCs w:val="24"/>
          <w:rtl w:val="0"/>
        </w:rPr>
        <w:t xml:space="preserve"> Asegura resguardo, disponibilidad y validez legal, cumpliendo requerimientos no funcionales de seguridad y normativa vigente.</w:t>
      </w:r>
    </w:p>
    <w:p w:rsidR="00000000" w:rsidDel="00000000" w:rsidP="00000000" w:rsidRDefault="00000000" w:rsidRPr="00000000" w14:paraId="00000DD4">
      <w:pPr>
        <w:spacing w:after="240" w:lineRule="auto"/>
        <w:ind w:left="0" w:firstLine="283.46456692913375"/>
        <w:rPr>
          <w:rFonts w:ascii="Arial" w:cs="Arial" w:eastAsia="Arial" w:hAnsi="Arial"/>
          <w:sz w:val="24"/>
          <w:szCs w:val="24"/>
        </w:rPr>
      </w:pPr>
      <w:r w:rsidDel="00000000" w:rsidR="00000000" w:rsidRPr="00000000">
        <w:rPr>
          <w:rtl w:val="0"/>
        </w:rPr>
      </w:r>
    </w:p>
    <w:p w:rsidR="00000000" w:rsidDel="00000000" w:rsidP="00000000" w:rsidRDefault="00000000" w:rsidRPr="00000000" w14:paraId="00000DD5">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aj8a0imke1cf" w:id="333"/>
      <w:bookmarkEnd w:id="333"/>
      <w:r w:rsidDel="00000000" w:rsidR="00000000" w:rsidRPr="00000000">
        <w:rPr>
          <w:rFonts w:ascii="Arial" w:cs="Arial" w:eastAsia="Arial" w:hAnsi="Arial"/>
          <w:b w:val="1"/>
          <w:bCs w:val="1"/>
          <w:color w:val="000000"/>
          <w:sz w:val="26"/>
          <w:szCs w:val="26"/>
          <w:rtl w:val="0"/>
        </w:rPr>
        <w:t xml:space="preserve">- Mejora significativa en la organización interna del organismo</w:t>
      </w:r>
    </w:p>
    <w:p w:rsidR="00000000" w:rsidDel="00000000" w:rsidP="00000000" w:rsidRDefault="00000000" w:rsidRPr="00000000" w14:paraId="00000DD6">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Delimitación:</w:t>
        <w:br w:type="textWrapping"/>
      </w:r>
      <w:r w:rsidDel="00000000" w:rsidR="00000000" w:rsidRPr="00000000">
        <w:rPr>
          <w:rFonts w:ascii="Arial" w:cs="Arial" w:eastAsia="Arial" w:hAnsi="Arial"/>
          <w:sz w:val="24"/>
          <w:szCs w:val="24"/>
          <w:rtl w:val="0"/>
        </w:rPr>
        <w:t xml:space="preserve"> Se lograron flujos automatizados de pases entre departamentos, registro de observaciones, asignaciones y validaciones internas, disminuyendo la carga administrativa.</w:t>
      </w:r>
    </w:p>
    <w:p w:rsidR="00000000" w:rsidDel="00000000" w:rsidP="00000000" w:rsidRDefault="00000000" w:rsidRPr="00000000" w14:paraId="00000DD7">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br w:type="textWrapping"/>
      </w:r>
      <w:r w:rsidDel="00000000" w:rsidR="00000000" w:rsidRPr="00000000">
        <w:rPr>
          <w:rFonts w:ascii="Arial" w:cs="Arial" w:eastAsia="Arial" w:hAnsi="Arial"/>
          <w:sz w:val="24"/>
          <w:szCs w:val="24"/>
          <w:rtl w:val="0"/>
        </w:rPr>
        <w:t xml:space="preserve"> Este resultado deriva directamente del objetivo de optimizar el trabajo interno, reduciendo tareas repetitivas y minimizando errores por manipulación manual.</w:t>
      </w:r>
    </w:p>
    <w:p w:rsidR="00000000" w:rsidDel="00000000" w:rsidP="00000000" w:rsidRDefault="00000000" w:rsidRPr="00000000" w14:paraId="00000DD8">
      <w:pPr>
        <w:spacing w:after="240" w:lineRule="auto"/>
        <w:ind w:left="0" w:firstLine="283.46456692913375"/>
        <w:rPr>
          <w:rFonts w:ascii="Arial" w:cs="Arial" w:eastAsia="Arial" w:hAnsi="Arial"/>
          <w:sz w:val="24"/>
          <w:szCs w:val="24"/>
        </w:rPr>
      </w:pPr>
      <w:r w:rsidDel="00000000" w:rsidR="00000000" w:rsidRPr="00000000">
        <w:rPr>
          <w:rtl w:val="0"/>
        </w:rPr>
      </w:r>
    </w:p>
    <w:p w:rsidR="00000000" w:rsidDel="00000000" w:rsidP="00000000" w:rsidRDefault="00000000" w:rsidRPr="00000000" w14:paraId="00000DD9">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prvur4cgowky" w:id="334"/>
      <w:bookmarkEnd w:id="334"/>
      <w:r w:rsidDel="00000000" w:rsidR="00000000" w:rsidRPr="00000000">
        <w:rPr>
          <w:rFonts w:ascii="Arial" w:cs="Arial" w:eastAsia="Arial" w:hAnsi="Arial"/>
          <w:b w:val="1"/>
          <w:bCs w:val="1"/>
          <w:color w:val="000000"/>
          <w:sz w:val="26"/>
          <w:szCs w:val="26"/>
          <w:rtl w:val="0"/>
        </w:rPr>
        <w:t xml:space="preserve">- Implementación de un sistema centralizado de roles y permisos</w:t>
      </w:r>
    </w:p>
    <w:p w:rsidR="00000000" w:rsidDel="00000000" w:rsidP="00000000" w:rsidRDefault="00000000" w:rsidRPr="00000000" w14:paraId="00000DDA">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Delimitación:</w:t>
        <w:br w:type="textWrapping"/>
      </w:r>
      <w:r w:rsidDel="00000000" w:rsidR="00000000" w:rsidRPr="00000000">
        <w:rPr>
          <w:rFonts w:ascii="Arial" w:cs="Arial" w:eastAsia="Arial" w:hAnsi="Arial"/>
          <w:sz w:val="24"/>
          <w:szCs w:val="24"/>
          <w:rtl w:val="0"/>
        </w:rPr>
        <w:t xml:space="preserve"> El sistema establece perfiles diferenciados (presentante, administrativo, técnico, jurídico, director), asegurando control de acceso por roles, registro del historial del expediente y seguridad operativa.</w:t>
      </w:r>
    </w:p>
    <w:p w:rsidR="00000000" w:rsidDel="00000000" w:rsidP="00000000" w:rsidRDefault="00000000" w:rsidRPr="00000000" w14:paraId="00000DDB">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br w:type="textWrapping"/>
      </w:r>
      <w:r w:rsidDel="00000000" w:rsidR="00000000" w:rsidRPr="00000000">
        <w:rPr>
          <w:rFonts w:ascii="Arial" w:cs="Arial" w:eastAsia="Arial" w:hAnsi="Arial"/>
          <w:sz w:val="24"/>
          <w:szCs w:val="24"/>
          <w:rtl w:val="0"/>
        </w:rPr>
        <w:t xml:space="preserve"> Se obtuvo un entorno seguro y controlado acorde a la infraestructura institucional, cumpliendo con estándares de seguridad y buenas prácticas de ingeniería de software.</w:t>
      </w:r>
    </w:p>
    <w:p w:rsidR="00000000" w:rsidDel="00000000" w:rsidP="00000000" w:rsidRDefault="00000000" w:rsidRPr="00000000" w14:paraId="00000DDC">
      <w:pPr>
        <w:spacing w:after="240" w:lineRule="auto"/>
        <w:ind w:left="0" w:firstLine="283.46456692913375"/>
        <w:rPr>
          <w:rFonts w:ascii="Arial" w:cs="Arial" w:eastAsia="Arial" w:hAnsi="Arial"/>
          <w:sz w:val="24"/>
          <w:szCs w:val="24"/>
        </w:rPr>
      </w:pPr>
      <w:r w:rsidDel="00000000" w:rsidR="00000000" w:rsidRPr="00000000">
        <w:rPr>
          <w:rtl w:val="0"/>
        </w:rPr>
      </w:r>
    </w:p>
    <w:p w:rsidR="00000000" w:rsidDel="00000000" w:rsidP="00000000" w:rsidRDefault="00000000" w:rsidRPr="00000000" w14:paraId="00000DDD">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ejud9kpbukol" w:id="335"/>
      <w:bookmarkEnd w:id="335"/>
      <w:r w:rsidDel="00000000" w:rsidR="00000000" w:rsidRPr="00000000">
        <w:rPr>
          <w:rFonts w:ascii="Arial" w:cs="Arial" w:eastAsia="Arial" w:hAnsi="Arial"/>
          <w:b w:val="1"/>
          <w:bCs w:val="1"/>
          <w:color w:val="000000"/>
          <w:sz w:val="26"/>
          <w:szCs w:val="26"/>
          <w:rtl w:val="0"/>
        </w:rPr>
        <w:t xml:space="preserve">- Desarrollo de interfaces intuitivas y accesibles para usuarios internos y externos</w:t>
      </w:r>
    </w:p>
    <w:p w:rsidR="00000000" w:rsidDel="00000000" w:rsidP="00000000" w:rsidRDefault="00000000" w:rsidRPr="00000000" w14:paraId="00000DDE">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Delimitación:</w:t>
        <w:br w:type="textWrapping"/>
      </w:r>
      <w:r w:rsidDel="00000000" w:rsidR="00000000" w:rsidRPr="00000000">
        <w:rPr>
          <w:rFonts w:ascii="Arial" w:cs="Arial" w:eastAsia="Arial" w:hAnsi="Arial"/>
          <w:sz w:val="24"/>
          <w:szCs w:val="24"/>
          <w:rtl w:val="0"/>
        </w:rPr>
        <w:t xml:space="preserve"> El frontend creado con React + Vite ofrece formularios simples, paneles claros, navegación intuitiva y acceso desde cualquier dispositivo.</w:t>
      </w:r>
    </w:p>
    <w:p w:rsidR="00000000" w:rsidDel="00000000" w:rsidP="00000000" w:rsidRDefault="00000000" w:rsidRPr="00000000" w14:paraId="00000DDF">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br w:type="textWrapping"/>
      </w:r>
      <w:r w:rsidDel="00000000" w:rsidR="00000000" w:rsidRPr="00000000">
        <w:rPr>
          <w:rFonts w:ascii="Arial" w:cs="Arial" w:eastAsia="Arial" w:hAnsi="Arial"/>
          <w:sz w:val="24"/>
          <w:szCs w:val="24"/>
          <w:rtl w:val="0"/>
        </w:rPr>
        <w:t xml:space="preserve"> Garantiza alta adopción del sistema y contribuye al resultado de mejorar la experiencia del usuario, uno de los objetivos específicos planteados.</w:t>
      </w:r>
    </w:p>
    <w:p w:rsidR="00000000" w:rsidDel="00000000" w:rsidP="00000000" w:rsidRDefault="00000000" w:rsidRPr="00000000" w14:paraId="00000DE0">
      <w:pPr>
        <w:spacing w:after="240" w:lineRule="auto"/>
        <w:ind w:left="0" w:firstLine="283.46456692913375"/>
        <w:rPr>
          <w:rFonts w:ascii="Arial" w:cs="Arial" w:eastAsia="Arial" w:hAnsi="Arial"/>
          <w:sz w:val="24"/>
          <w:szCs w:val="24"/>
        </w:rPr>
      </w:pPr>
      <w:r w:rsidDel="00000000" w:rsidR="00000000" w:rsidRPr="00000000">
        <w:rPr>
          <w:rtl w:val="0"/>
        </w:rPr>
      </w:r>
    </w:p>
    <w:p w:rsidR="00000000" w:rsidDel="00000000" w:rsidP="00000000" w:rsidRDefault="00000000" w:rsidRPr="00000000" w14:paraId="00000DE1">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wjngnohzfmuh" w:id="336"/>
      <w:bookmarkEnd w:id="336"/>
      <w:r w:rsidDel="00000000" w:rsidR="00000000" w:rsidRPr="00000000">
        <w:rPr>
          <w:rFonts w:ascii="Arial" w:cs="Arial" w:eastAsia="Arial" w:hAnsi="Arial"/>
          <w:b w:val="1"/>
          <w:bCs w:val="1"/>
          <w:color w:val="000000"/>
          <w:sz w:val="26"/>
          <w:szCs w:val="26"/>
          <w:rtl w:val="0"/>
        </w:rPr>
        <w:t xml:space="preserve">- Validación del sistema mediante pruebas de integración, usabilidad y seguridad</w:t>
      </w:r>
    </w:p>
    <w:p w:rsidR="00000000" w:rsidDel="00000000" w:rsidP="00000000" w:rsidRDefault="00000000" w:rsidRPr="00000000" w14:paraId="00000DE2">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Delimitación:</w:t>
        <w:br w:type="textWrapping"/>
      </w:r>
      <w:r w:rsidDel="00000000" w:rsidR="00000000" w:rsidRPr="00000000">
        <w:rPr>
          <w:rFonts w:ascii="Arial" w:cs="Arial" w:eastAsia="Arial" w:hAnsi="Arial"/>
          <w:sz w:val="24"/>
          <w:szCs w:val="24"/>
          <w:rtl w:val="0"/>
        </w:rPr>
        <w:t xml:space="preserve"> Se realizaron pruebas unitarias, de integración, UAT con usuarios reales y pruebas específicas del módulo de pagos electrónicos.</w:t>
      </w:r>
    </w:p>
    <w:p w:rsidR="00000000" w:rsidDel="00000000" w:rsidP="00000000" w:rsidRDefault="00000000" w:rsidRPr="00000000" w14:paraId="00000DE3">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br w:type="textWrapping"/>
      </w:r>
      <w:r w:rsidDel="00000000" w:rsidR="00000000" w:rsidRPr="00000000">
        <w:rPr>
          <w:rFonts w:ascii="Arial" w:cs="Arial" w:eastAsia="Arial" w:hAnsi="Arial"/>
          <w:sz w:val="24"/>
          <w:szCs w:val="24"/>
          <w:rtl w:val="0"/>
        </w:rPr>
        <w:t xml:space="preserve"> Demuestra que el sistema funciona correctamente, es seguro, cumple los requerimientos funcionales y está listo para su uso operativo.</w:t>
      </w:r>
    </w:p>
    <w:p w:rsidR="00000000" w:rsidDel="00000000" w:rsidP="00000000" w:rsidRDefault="00000000" w:rsidRPr="00000000" w14:paraId="00000DE4">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gzzhbmus5cwe" w:id="337"/>
      <w:bookmarkEnd w:id="337"/>
      <w:r w:rsidDel="00000000" w:rsidR="00000000" w:rsidRPr="00000000">
        <w:rPr>
          <w:rtl w:val="0"/>
        </w:rPr>
      </w:r>
    </w:p>
    <w:p w:rsidR="00000000" w:rsidDel="00000000" w:rsidP="00000000" w:rsidRDefault="00000000" w:rsidRPr="00000000" w14:paraId="00000DE5">
      <w:pPr>
        <w:pStyle w:val="Heading3"/>
        <w:keepNext w:val="0"/>
        <w:keepLines w:val="0"/>
        <w:spacing w:after="80" w:before="280" w:line="259" w:lineRule="auto"/>
        <w:ind w:left="0" w:firstLine="283.46456692913375"/>
        <w:rPr>
          <w:rFonts w:ascii="Arial" w:cs="Arial" w:eastAsia="Arial" w:hAnsi="Arial"/>
          <w:b w:val="1"/>
          <w:bCs w:val="1"/>
          <w:color w:val="000000"/>
          <w:sz w:val="26"/>
          <w:szCs w:val="26"/>
        </w:rPr>
      </w:pPr>
      <w:bookmarkStart w:colFirst="0" w:colLast="0" w:name="_heading=h.9lubdaqanz64" w:id="338"/>
      <w:bookmarkEnd w:id="338"/>
      <w:r w:rsidDel="00000000" w:rsidR="00000000" w:rsidRPr="00000000">
        <w:rPr>
          <w:rFonts w:ascii="Arial" w:cs="Arial" w:eastAsia="Arial" w:hAnsi="Arial"/>
          <w:b w:val="1"/>
          <w:bCs w:val="1"/>
          <w:color w:val="000000"/>
          <w:sz w:val="26"/>
          <w:szCs w:val="26"/>
          <w:rtl w:val="0"/>
        </w:rPr>
        <w:t xml:space="preserve">- Reducción del uso de papel y de procesos presenciales</w:t>
      </w:r>
    </w:p>
    <w:p w:rsidR="00000000" w:rsidDel="00000000" w:rsidP="00000000" w:rsidRDefault="00000000" w:rsidRPr="00000000" w14:paraId="00000DE6">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Delimitación:</w:t>
        <w:br w:type="textWrapping"/>
      </w:r>
      <w:r w:rsidDel="00000000" w:rsidR="00000000" w:rsidRPr="00000000">
        <w:rPr>
          <w:rFonts w:ascii="Arial" w:cs="Arial" w:eastAsia="Arial" w:hAnsi="Arial"/>
          <w:sz w:val="24"/>
          <w:szCs w:val="24"/>
          <w:rtl w:val="0"/>
        </w:rPr>
        <w:t xml:space="preserve"> La digitalización completa del trámite reduce en más del 80% la necesidad de documentación física y elimina la obligación de presentar pagos y consultas presenciales.</w:t>
      </w:r>
    </w:p>
    <w:p w:rsidR="00000000" w:rsidDel="00000000" w:rsidP="00000000" w:rsidRDefault="00000000" w:rsidRPr="00000000" w14:paraId="00000DE7">
      <w:pPr>
        <w:spacing w:after="240" w:before="240" w:lineRule="auto"/>
        <w:ind w:left="0" w:firstLine="283.4645669291337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br w:type="textWrapping"/>
      </w:r>
      <w:r w:rsidDel="00000000" w:rsidR="00000000" w:rsidRPr="00000000">
        <w:rPr>
          <w:rFonts w:ascii="Arial" w:cs="Arial" w:eastAsia="Arial" w:hAnsi="Arial"/>
          <w:sz w:val="24"/>
          <w:szCs w:val="24"/>
          <w:rtl w:val="0"/>
        </w:rPr>
        <w:t xml:space="preserve"> Esto contribuye directamente a los beneficios cuantitativos y cualitativos definidos en el estado del arte y fortalece la transición hacia una administración pública sostenible y moderna.</w:t>
      </w:r>
    </w:p>
    <w:p w:rsidR="00000000" w:rsidDel="00000000" w:rsidP="00000000" w:rsidRDefault="00000000" w:rsidRPr="00000000" w14:paraId="00000DE8">
      <w:pPr>
        <w:pStyle w:val="Heading3"/>
        <w:keepNext w:val="0"/>
        <w:keepLines w:val="0"/>
        <w:spacing w:after="80" w:before="280" w:line="259" w:lineRule="auto"/>
        <w:rPr>
          <w:rFonts w:ascii="Arial" w:cs="Arial" w:eastAsia="Arial" w:hAnsi="Arial"/>
          <w:b w:val="1"/>
          <w:bCs w:val="1"/>
          <w:color w:val="000000"/>
          <w:sz w:val="24"/>
          <w:szCs w:val="24"/>
        </w:rPr>
      </w:pPr>
      <w:bookmarkStart w:colFirst="0" w:colLast="0" w:name="_heading=h.3uw5ceypz1cl" w:id="339"/>
      <w:bookmarkEnd w:id="339"/>
      <w:r w:rsidDel="00000000" w:rsidR="00000000" w:rsidRPr="00000000">
        <w:rPr>
          <w:rFonts w:ascii="Arial" w:cs="Arial" w:eastAsia="Arial" w:hAnsi="Arial"/>
          <w:b w:val="1"/>
          <w:bCs w:val="1"/>
          <w:color w:val="000000"/>
          <w:sz w:val="24"/>
          <w:szCs w:val="24"/>
          <w:rtl w:val="0"/>
        </w:rPr>
        <w:t xml:space="preserve">Conclusión General</w:t>
      </w:r>
    </w:p>
    <w:p w:rsidR="00000000" w:rsidDel="00000000" w:rsidP="00000000" w:rsidRDefault="00000000" w:rsidRPr="00000000" w14:paraId="00000D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Sistema de Expedientes Digitales</w:t>
      </w:r>
      <w:r w:rsidDel="00000000" w:rsidR="00000000" w:rsidRPr="00000000">
        <w:rPr>
          <w:rFonts w:ascii="Arial" w:cs="Arial" w:eastAsia="Arial" w:hAnsi="Arial"/>
          <w:sz w:val="24"/>
          <w:szCs w:val="24"/>
          <w:rtl w:val="0"/>
        </w:rPr>
        <w:t xml:space="preserve"> ha logrado </w:t>
      </w:r>
      <w:r w:rsidDel="00000000" w:rsidR="00000000" w:rsidRPr="00000000">
        <w:rPr>
          <w:rFonts w:ascii="Arial" w:cs="Arial" w:eastAsia="Arial" w:hAnsi="Arial"/>
          <w:b w:val="1"/>
          <w:bCs w:val="1"/>
          <w:sz w:val="24"/>
          <w:szCs w:val="24"/>
          <w:rtl w:val="0"/>
        </w:rPr>
        <w:t xml:space="preserve">mejorar significativamente</w:t>
      </w:r>
      <w:r w:rsidDel="00000000" w:rsidR="00000000" w:rsidRPr="00000000">
        <w:rPr>
          <w:rFonts w:ascii="Arial" w:cs="Arial" w:eastAsia="Arial" w:hAnsi="Arial"/>
          <w:sz w:val="24"/>
          <w:szCs w:val="24"/>
          <w:rtl w:val="0"/>
        </w:rPr>
        <w:t xml:space="preserve"> la gestión documental, asegurando </w:t>
      </w:r>
      <w:r w:rsidDel="00000000" w:rsidR="00000000" w:rsidRPr="00000000">
        <w:rPr>
          <w:rFonts w:ascii="Arial" w:cs="Arial" w:eastAsia="Arial" w:hAnsi="Arial"/>
          <w:b w:val="1"/>
          <w:bCs w:val="1"/>
          <w:sz w:val="24"/>
          <w:szCs w:val="24"/>
          <w:rtl w:val="0"/>
        </w:rPr>
        <w:t xml:space="preserve">accesibilidad, seguridad y eficiencia</w:t>
      </w:r>
      <w:r w:rsidDel="00000000" w:rsidR="00000000" w:rsidRPr="00000000">
        <w:rPr>
          <w:rFonts w:ascii="Arial" w:cs="Arial" w:eastAsia="Arial" w:hAnsi="Arial"/>
          <w:sz w:val="24"/>
          <w:szCs w:val="24"/>
          <w:rtl w:val="0"/>
        </w:rPr>
        <w:t xml:space="preserve"> en el manejo de expedientes. </w:t>
      </w:r>
    </w:p>
    <w:p w:rsidR="00000000" w:rsidDel="00000000" w:rsidP="00000000" w:rsidRDefault="00000000" w:rsidRPr="00000000" w14:paraId="00000DEA">
      <w:pPr>
        <w:pStyle w:val="Heading1"/>
        <w:ind w:left="0" w:firstLine="0"/>
        <w:rPr>
          <w:rFonts w:ascii="Arial" w:cs="Arial" w:eastAsia="Arial" w:hAnsi="Arial"/>
          <w:b w:val="1"/>
          <w:bCs w:val="1"/>
          <w:color w:val="000000"/>
          <w:sz w:val="24"/>
          <w:szCs w:val="24"/>
        </w:rPr>
      </w:pPr>
      <w:bookmarkStart w:colFirst="0" w:colLast="0" w:name="_heading=h.k6olcncmy3x1" w:id="340"/>
      <w:bookmarkEnd w:id="340"/>
      <w:r w:rsidDel="00000000" w:rsidR="00000000" w:rsidRPr="00000000">
        <w:rPr>
          <w:rFonts w:ascii="Arial" w:cs="Arial" w:eastAsia="Arial" w:hAnsi="Arial"/>
          <w:b w:val="1"/>
          <w:bCs w:val="1"/>
          <w:color w:val="000000"/>
          <w:sz w:val="24"/>
          <w:szCs w:val="24"/>
          <w:rtl w:val="0"/>
        </w:rPr>
        <w:t xml:space="preserve">11 </w:t>
        <w:tab/>
        <w:t xml:space="preserve">Conclusiones</w:t>
      </w:r>
    </w:p>
    <w:p w:rsidR="00000000" w:rsidDel="00000000" w:rsidP="00000000" w:rsidRDefault="00000000" w:rsidRPr="00000000" w14:paraId="00000DE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EC">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desarrollo del Sistema de Expedientes Digitales (SIGEDEX) permitió constatar que la digitalización integral de los procesos administrativos de la Dirección Provincial del Agua es no solo viable, sino también altamente beneficiosa en términos operativos, tecnológicos y sociales. A partir de la construcción, implementación y validación del sistema, se obtuvieron las siguientes conclusiones principales:</w:t>
      </w:r>
    </w:p>
    <w:p w:rsidR="00000000" w:rsidDel="00000000" w:rsidP="00000000" w:rsidRDefault="00000000" w:rsidRPr="00000000" w14:paraId="00000DED">
      <w:pPr>
        <w:pStyle w:val="Heading3"/>
        <w:keepNext w:val="0"/>
        <w:keepLines w:val="0"/>
        <w:spacing w:after="80" w:before="280" w:line="259" w:lineRule="auto"/>
        <w:rPr>
          <w:rFonts w:ascii="Arial" w:cs="Arial" w:eastAsia="Arial" w:hAnsi="Arial"/>
          <w:b w:val="1"/>
          <w:bCs w:val="1"/>
          <w:i w:val="1"/>
          <w:iCs w:val="1"/>
          <w:color w:val="000000"/>
          <w:sz w:val="26"/>
          <w:szCs w:val="26"/>
        </w:rPr>
      </w:pPr>
      <w:bookmarkStart w:colFirst="0" w:colLast="0" w:name="_heading=h.ctd7nblf19ek" w:id="341"/>
      <w:bookmarkEnd w:id="341"/>
      <w:r w:rsidDel="00000000" w:rsidR="00000000" w:rsidRPr="00000000">
        <w:rPr>
          <w:rFonts w:ascii="Arial" w:cs="Arial" w:eastAsia="Arial" w:hAnsi="Arial"/>
          <w:b w:val="1"/>
          <w:bCs w:val="1"/>
          <w:i w:val="1"/>
          <w:iCs w:val="1"/>
          <w:color w:val="000000"/>
          <w:sz w:val="26"/>
          <w:szCs w:val="26"/>
          <w:rtl w:val="0"/>
        </w:rPr>
        <w:t xml:space="preserve">1. La digitalización mejora significativamente la eficiencia del proceso administrativo</w:t>
      </w:r>
    </w:p>
    <w:p w:rsidR="00000000" w:rsidDel="00000000" w:rsidP="00000000" w:rsidRDefault="00000000" w:rsidRPr="00000000" w14:paraId="00000DEE">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automatización de la creación, asignación y seguimiento de expedientes permitió reducir los tiempos de gestión de 20 minutos a un máximo de 5 minutos, lo cual confirma el aporte directo del sistema a la optimización de los procedimientos internos y a la eliminación de tareas manuales que generaban demoras y errores.</w:t>
      </w:r>
    </w:p>
    <w:p w:rsidR="00000000" w:rsidDel="00000000" w:rsidP="00000000" w:rsidRDefault="00000000" w:rsidRPr="00000000" w14:paraId="00000DEF">
      <w:pPr>
        <w:pStyle w:val="Heading3"/>
        <w:keepNext w:val="0"/>
        <w:keepLines w:val="0"/>
        <w:spacing w:after="80" w:before="280" w:line="259" w:lineRule="auto"/>
        <w:rPr>
          <w:rFonts w:ascii="Arial" w:cs="Arial" w:eastAsia="Arial" w:hAnsi="Arial"/>
          <w:b w:val="1"/>
          <w:bCs w:val="1"/>
          <w:i w:val="1"/>
          <w:iCs w:val="1"/>
          <w:color w:val="000000"/>
          <w:sz w:val="26"/>
          <w:szCs w:val="26"/>
        </w:rPr>
      </w:pPr>
      <w:bookmarkStart w:colFirst="0" w:colLast="0" w:name="_heading=h.52bow2geatg0" w:id="342"/>
      <w:bookmarkEnd w:id="342"/>
      <w:r w:rsidDel="00000000" w:rsidR="00000000" w:rsidRPr="00000000">
        <w:rPr>
          <w:rFonts w:ascii="Arial" w:cs="Arial" w:eastAsia="Arial" w:hAnsi="Arial"/>
          <w:b w:val="1"/>
          <w:bCs w:val="1"/>
          <w:i w:val="1"/>
          <w:iCs w:val="1"/>
          <w:color w:val="000000"/>
          <w:sz w:val="26"/>
          <w:szCs w:val="26"/>
          <w:rtl w:val="0"/>
        </w:rPr>
        <w:t xml:space="preserve">2. Trazabilidad del estado del expediente dentro del sistema</w:t>
      </w:r>
    </w:p>
    <w:p w:rsidR="00000000" w:rsidDel="00000000" w:rsidP="00000000" w:rsidRDefault="00000000" w:rsidRPr="00000000" w14:paraId="00000DF0">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SIGEDEX permitió establecer un mecanismo claro para visualizar el estado de cada expediente y su historial completo de movimientos. Esto redujo la incertidumbre del presentante y contribuyó a la transparencia institucional, uno de los objetivos centrales del proyecto.</w:t>
      </w:r>
    </w:p>
    <w:p w:rsidR="00000000" w:rsidDel="00000000" w:rsidP="00000000" w:rsidRDefault="00000000" w:rsidRPr="00000000" w14:paraId="00000DF1">
      <w:pPr>
        <w:pStyle w:val="Heading3"/>
        <w:keepNext w:val="0"/>
        <w:keepLines w:val="0"/>
        <w:spacing w:after="80" w:before="280" w:line="259" w:lineRule="auto"/>
        <w:rPr>
          <w:rFonts w:ascii="Arial" w:cs="Arial" w:eastAsia="Arial" w:hAnsi="Arial"/>
          <w:b w:val="1"/>
          <w:bCs w:val="1"/>
          <w:i w:val="1"/>
          <w:iCs w:val="1"/>
          <w:color w:val="000000"/>
          <w:sz w:val="26"/>
          <w:szCs w:val="26"/>
        </w:rPr>
      </w:pPr>
      <w:bookmarkStart w:colFirst="0" w:colLast="0" w:name="_heading=h.jc5wn14iw62u" w:id="343"/>
      <w:bookmarkEnd w:id="343"/>
      <w:r w:rsidDel="00000000" w:rsidR="00000000" w:rsidRPr="00000000">
        <w:rPr>
          <w:rFonts w:ascii="Arial" w:cs="Arial" w:eastAsia="Arial" w:hAnsi="Arial"/>
          <w:b w:val="1"/>
          <w:bCs w:val="1"/>
          <w:i w:val="1"/>
          <w:iCs w:val="1"/>
          <w:color w:val="000000"/>
          <w:sz w:val="26"/>
          <w:szCs w:val="26"/>
          <w:rtl w:val="0"/>
        </w:rPr>
        <w:t xml:space="preserve">3. La inclusión de pagos electrónicos representa un avance sustancial en modernización administrativa</w:t>
      </w:r>
    </w:p>
    <w:p w:rsidR="00000000" w:rsidDel="00000000" w:rsidP="00000000" w:rsidRDefault="00000000" w:rsidRPr="00000000" w14:paraId="00000DF2">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módulo de pasarela de pago integrado permitió digitalizar completamente el proceso económico asociado a los trámites, eliminando la necesidad de pagos presenciales y asegurando trazabilidad financiera. Este resultado confirma que la incorporación de pagos digitales es un componente fundamental en la transición hacia una gestión pública moderna y eficiente.</w:t>
      </w:r>
    </w:p>
    <w:p w:rsidR="00000000" w:rsidDel="00000000" w:rsidP="00000000" w:rsidRDefault="00000000" w:rsidRPr="00000000" w14:paraId="00000DF3">
      <w:pPr>
        <w:pStyle w:val="Heading3"/>
        <w:keepNext w:val="0"/>
        <w:keepLines w:val="0"/>
        <w:spacing w:after="80" w:before="280" w:line="259" w:lineRule="auto"/>
        <w:rPr>
          <w:rFonts w:ascii="Arial" w:cs="Arial" w:eastAsia="Arial" w:hAnsi="Arial"/>
          <w:b w:val="1"/>
          <w:bCs w:val="1"/>
          <w:i w:val="1"/>
          <w:iCs w:val="1"/>
          <w:color w:val="000000"/>
          <w:sz w:val="26"/>
          <w:szCs w:val="26"/>
        </w:rPr>
      </w:pPr>
      <w:bookmarkStart w:colFirst="0" w:colLast="0" w:name="_heading=h.ozjosfj9mnnp" w:id="344"/>
      <w:bookmarkEnd w:id="344"/>
      <w:r w:rsidDel="00000000" w:rsidR="00000000" w:rsidRPr="00000000">
        <w:rPr>
          <w:rFonts w:ascii="Arial" w:cs="Arial" w:eastAsia="Arial" w:hAnsi="Arial"/>
          <w:b w:val="1"/>
          <w:bCs w:val="1"/>
          <w:i w:val="1"/>
          <w:iCs w:val="1"/>
          <w:color w:val="000000"/>
          <w:sz w:val="26"/>
          <w:szCs w:val="26"/>
          <w:rtl w:val="0"/>
        </w:rPr>
        <w:t xml:space="preserve">4. Resguardo seguro de la documentacion</w:t>
      </w:r>
    </w:p>
    <w:p w:rsidR="00000000" w:rsidDel="00000000" w:rsidP="00000000" w:rsidRDefault="00000000" w:rsidRPr="00000000" w14:paraId="00000DF4">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sistema garantiza el almacenamiento seguro de documentos vinculados a cada expediente, asegurando integridad, disponibilidad y control de acceso a la información.</w:t>
      </w:r>
    </w:p>
    <w:p w:rsidR="00000000" w:rsidDel="00000000" w:rsidP="00000000" w:rsidRDefault="00000000" w:rsidRPr="00000000" w14:paraId="00000DF5">
      <w:pPr>
        <w:pStyle w:val="Heading3"/>
        <w:keepNext w:val="0"/>
        <w:keepLines w:val="0"/>
        <w:spacing w:after="80" w:before="280" w:line="259" w:lineRule="auto"/>
        <w:rPr>
          <w:rFonts w:ascii="Arial" w:cs="Arial" w:eastAsia="Arial" w:hAnsi="Arial"/>
          <w:b w:val="1"/>
          <w:bCs w:val="1"/>
          <w:i w:val="1"/>
          <w:iCs w:val="1"/>
          <w:color w:val="000000"/>
          <w:sz w:val="26"/>
          <w:szCs w:val="26"/>
        </w:rPr>
      </w:pPr>
      <w:bookmarkStart w:colFirst="0" w:colLast="0" w:name="_heading=h.687kfmjkohq" w:id="345"/>
      <w:bookmarkEnd w:id="345"/>
      <w:r w:rsidDel="00000000" w:rsidR="00000000" w:rsidRPr="00000000">
        <w:rPr>
          <w:rFonts w:ascii="Arial" w:cs="Arial" w:eastAsia="Arial" w:hAnsi="Arial"/>
          <w:b w:val="1"/>
          <w:bCs w:val="1"/>
          <w:i w:val="1"/>
          <w:iCs w:val="1"/>
          <w:color w:val="000000"/>
          <w:sz w:val="26"/>
          <w:szCs w:val="26"/>
          <w:rtl w:val="0"/>
        </w:rPr>
        <w:t xml:space="preserve">5. La implementación del sistema contribuye a la reducción de costos operativos y uso de papel</w:t>
      </w:r>
    </w:p>
    <w:p w:rsidR="00000000" w:rsidDel="00000000" w:rsidP="00000000" w:rsidRDefault="00000000" w:rsidRPr="00000000" w14:paraId="00000DF6">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reemplazo de procesos manuales por flujos digitales y centralizados reduce significativamente la necesidad de impresión, almacenamiento físico, traslados y validaciones presenciales. Esto aporta eficiencia y sostenibilidad ambiental.</w:t>
      </w:r>
    </w:p>
    <w:p w:rsidR="00000000" w:rsidDel="00000000" w:rsidP="00000000" w:rsidRDefault="00000000" w:rsidRPr="00000000" w14:paraId="00000DF7">
      <w:pPr>
        <w:pStyle w:val="Heading3"/>
        <w:keepNext w:val="0"/>
        <w:keepLines w:val="0"/>
        <w:spacing w:after="80" w:before="280" w:line="259" w:lineRule="auto"/>
        <w:rPr>
          <w:rFonts w:ascii="Arial" w:cs="Arial" w:eastAsia="Arial" w:hAnsi="Arial"/>
          <w:b w:val="1"/>
          <w:bCs w:val="1"/>
          <w:i w:val="1"/>
          <w:iCs w:val="1"/>
          <w:color w:val="000000"/>
          <w:sz w:val="26"/>
          <w:szCs w:val="26"/>
        </w:rPr>
      </w:pPr>
      <w:bookmarkStart w:colFirst="0" w:colLast="0" w:name="_heading=h.p5sjwa634f5t" w:id="346"/>
      <w:bookmarkEnd w:id="346"/>
      <w:r w:rsidDel="00000000" w:rsidR="00000000" w:rsidRPr="00000000">
        <w:rPr>
          <w:rFonts w:ascii="Arial" w:cs="Arial" w:eastAsia="Arial" w:hAnsi="Arial"/>
          <w:b w:val="1"/>
          <w:bCs w:val="1"/>
          <w:i w:val="1"/>
          <w:iCs w:val="1"/>
          <w:color w:val="000000"/>
          <w:sz w:val="26"/>
          <w:szCs w:val="26"/>
          <w:rtl w:val="0"/>
        </w:rPr>
        <w:t xml:space="preserve">6. El diseño centrado en el usuario facilita la adopción del sistema y asegura accesibilidad</w:t>
      </w:r>
    </w:p>
    <w:p w:rsidR="00000000" w:rsidDel="00000000" w:rsidP="00000000" w:rsidRDefault="00000000" w:rsidRPr="00000000" w14:paraId="00000DF8">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utilización de tecnologías modernas (React, Node, MySQL) permitió construir interfaces intuitivas tanto para usuarios internos como externos, asegurando una rápida curva de aprendizaje y una adopción favorable del sistema.</w:t>
      </w:r>
    </w:p>
    <w:p w:rsidR="00000000" w:rsidDel="00000000" w:rsidP="00000000" w:rsidRDefault="00000000" w:rsidRPr="00000000" w14:paraId="00000DF9">
      <w:pPr>
        <w:pStyle w:val="Heading3"/>
        <w:keepNext w:val="0"/>
        <w:keepLines w:val="0"/>
        <w:spacing w:after="80" w:before="280" w:line="259" w:lineRule="auto"/>
        <w:rPr>
          <w:rFonts w:ascii="Arial" w:cs="Arial" w:eastAsia="Arial" w:hAnsi="Arial"/>
          <w:b w:val="1"/>
          <w:bCs w:val="1"/>
          <w:i w:val="1"/>
          <w:iCs w:val="1"/>
          <w:color w:val="000000"/>
          <w:sz w:val="26"/>
          <w:szCs w:val="26"/>
        </w:rPr>
      </w:pPr>
      <w:bookmarkStart w:colFirst="0" w:colLast="0" w:name="_heading=h.eyc3pxtm7wsr" w:id="347"/>
      <w:bookmarkEnd w:id="347"/>
      <w:r w:rsidDel="00000000" w:rsidR="00000000" w:rsidRPr="00000000">
        <w:rPr>
          <w:rFonts w:ascii="Arial" w:cs="Arial" w:eastAsia="Arial" w:hAnsi="Arial"/>
          <w:b w:val="1"/>
          <w:bCs w:val="1"/>
          <w:i w:val="1"/>
          <w:iCs w:val="1"/>
          <w:color w:val="000000"/>
          <w:sz w:val="26"/>
          <w:szCs w:val="26"/>
          <w:rtl w:val="0"/>
        </w:rPr>
        <w:t xml:space="preserve">7. La arquitectura modular del sistema facilita la escalabilidad y futuras ampliaciones</w:t>
      </w:r>
    </w:p>
    <w:p w:rsidR="00000000" w:rsidDel="00000000" w:rsidP="00000000" w:rsidRDefault="00000000" w:rsidRPr="00000000" w14:paraId="00000DFA">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diseño del sistema permite integrar nuevos trámites, funcionalidades y servicios sin modificar su núcleo, garantizando que SIGEDEX pueda evolucionar conforme a las necesidades de la DPA y las políticas de modernización del Estado.</w:t>
      </w:r>
    </w:p>
    <w:p w:rsidR="00000000" w:rsidDel="00000000" w:rsidP="00000000" w:rsidRDefault="00000000" w:rsidRPr="00000000" w14:paraId="00000DFB">
      <w:pPr>
        <w:pStyle w:val="Heading3"/>
        <w:keepNext w:val="0"/>
        <w:keepLines w:val="0"/>
        <w:spacing w:after="80" w:before="280" w:line="259" w:lineRule="auto"/>
        <w:rPr>
          <w:rFonts w:ascii="Arial" w:cs="Arial" w:eastAsia="Arial" w:hAnsi="Arial"/>
          <w:b w:val="1"/>
          <w:bCs w:val="1"/>
          <w:i w:val="1"/>
          <w:iCs w:val="1"/>
          <w:color w:val="000000"/>
          <w:sz w:val="26"/>
          <w:szCs w:val="26"/>
        </w:rPr>
      </w:pPr>
      <w:bookmarkStart w:colFirst="0" w:colLast="0" w:name="_heading=h.br4bm2ceotqe" w:id="348"/>
      <w:bookmarkEnd w:id="348"/>
      <w:r w:rsidDel="00000000" w:rsidR="00000000" w:rsidRPr="00000000">
        <w:rPr>
          <w:rFonts w:ascii="Arial" w:cs="Arial" w:eastAsia="Arial" w:hAnsi="Arial"/>
          <w:b w:val="1"/>
          <w:bCs w:val="1"/>
          <w:i w:val="1"/>
          <w:iCs w:val="1"/>
          <w:color w:val="000000"/>
          <w:sz w:val="26"/>
          <w:szCs w:val="26"/>
          <w:rtl w:val="0"/>
        </w:rPr>
        <w:t xml:space="preserve">8. El proyecto confirma la importancia de aplicar metodologías ágiles en desarrollos de sistemas públicos</w:t>
      </w:r>
    </w:p>
    <w:p w:rsidR="00000000" w:rsidDel="00000000" w:rsidP="00000000" w:rsidRDefault="00000000" w:rsidRPr="00000000" w14:paraId="00000DFC">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utilización de Scrum permitió realizar entregas parciales, validar avances tempranos, corregir desvíos y adaptarse a los cambios surgidos durante el desarrollo. Esto demostró ser clave para asegurar calidad, orden y cumplimiento de los objetivos.</w:t>
      </w:r>
    </w:p>
    <w:p w:rsidR="00000000" w:rsidDel="00000000" w:rsidP="00000000" w:rsidRDefault="00000000" w:rsidRPr="00000000" w14:paraId="00000DFD">
      <w:pPr>
        <w:pStyle w:val="Heading3"/>
        <w:keepNext w:val="0"/>
        <w:keepLines w:val="0"/>
        <w:spacing w:after="80" w:before="280" w:line="259" w:lineRule="auto"/>
        <w:rPr>
          <w:rFonts w:ascii="Arial" w:cs="Arial" w:eastAsia="Arial" w:hAnsi="Arial"/>
          <w:b w:val="1"/>
          <w:bCs w:val="1"/>
          <w:i w:val="1"/>
          <w:iCs w:val="1"/>
          <w:color w:val="000000"/>
          <w:sz w:val="26"/>
          <w:szCs w:val="26"/>
        </w:rPr>
      </w:pPr>
      <w:bookmarkStart w:colFirst="0" w:colLast="0" w:name="_heading=h.1nv606ltrmog" w:id="349"/>
      <w:bookmarkEnd w:id="349"/>
      <w:r w:rsidDel="00000000" w:rsidR="00000000" w:rsidRPr="00000000">
        <w:rPr>
          <w:rFonts w:ascii="Arial" w:cs="Arial" w:eastAsia="Arial" w:hAnsi="Arial"/>
          <w:b w:val="1"/>
          <w:bCs w:val="1"/>
          <w:i w:val="1"/>
          <w:iCs w:val="1"/>
          <w:color w:val="000000"/>
          <w:sz w:val="26"/>
          <w:szCs w:val="26"/>
          <w:rtl w:val="0"/>
        </w:rPr>
        <w:t xml:space="preserve">9. SIGEDEX constituye una herramienta integral y necesaria para la modernización de la Dirección Provincial del Agua</w:t>
      </w:r>
    </w:p>
    <w:p w:rsidR="00000000" w:rsidDel="00000000" w:rsidP="00000000" w:rsidRDefault="00000000" w:rsidRPr="00000000" w14:paraId="00000DFE">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suma de todos los resultados obtenidos evidencia que el sistema cumple con su propósito central: transformar un proceso manual, lento y fragmentado en un flujo digital, ágil, seguro y totalmente trazable.</w:t>
        <w:br w:type="textWrapping"/>
        <w:t xml:space="preserve"> El sistema no solo resuelve los problemas actuales, sino que establece las bases para una gestión más eficiente, transparente y orientada al ciudadano.</w:t>
      </w:r>
    </w:p>
    <w:p w:rsidR="00000000" w:rsidDel="00000000" w:rsidP="00000000" w:rsidRDefault="00000000" w:rsidRPr="00000000" w14:paraId="00000DFF">
      <w:pPr>
        <w:pStyle w:val="Heading2"/>
        <w:keepNext w:val="0"/>
        <w:keepLines w:val="0"/>
        <w:spacing w:after="80" w:before="360" w:line="259" w:lineRule="auto"/>
        <w:rPr>
          <w:rFonts w:ascii="Arial" w:cs="Arial" w:eastAsia="Arial" w:hAnsi="Arial"/>
          <w:b w:val="1"/>
          <w:bCs w:val="1"/>
          <w:i w:val="1"/>
          <w:iCs w:val="1"/>
          <w:color w:val="000000"/>
          <w:sz w:val="34"/>
          <w:szCs w:val="34"/>
        </w:rPr>
      </w:pPr>
      <w:bookmarkStart w:colFirst="0" w:colLast="0" w:name="_heading=h.i5z9ro476mao" w:id="350"/>
      <w:bookmarkEnd w:id="350"/>
      <w:r w:rsidDel="00000000" w:rsidR="00000000" w:rsidRPr="00000000">
        <w:rPr>
          <w:rFonts w:ascii="Arial" w:cs="Arial" w:eastAsia="Arial" w:hAnsi="Arial"/>
          <w:b w:val="1"/>
          <w:bCs w:val="1"/>
          <w:i w:val="1"/>
          <w:iCs w:val="1"/>
          <w:color w:val="000000"/>
          <w:sz w:val="34"/>
          <w:szCs w:val="34"/>
          <w:rtl w:val="0"/>
        </w:rPr>
        <w:t xml:space="preserve">Conclusión Final</w:t>
      </w:r>
    </w:p>
    <w:p w:rsidR="00000000" w:rsidDel="00000000" w:rsidP="00000000" w:rsidRDefault="00000000" w:rsidRPr="00000000" w14:paraId="00000E0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proyecto confirmó que la digitalización de expedientes y la integración de pagos electrónicos pueden implementarse dentro de una plataforma web moderna, segura y eficiente.</w:t>
      </w:r>
    </w:p>
    <w:p w:rsidR="00000000" w:rsidDel="00000000" w:rsidP="00000000" w:rsidRDefault="00000000" w:rsidRPr="00000000" w14:paraId="00000E01">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SIGEDEX se posiciona como un aporte significativo a la transformación digital del organismo, permitiendo gestionar expedientes de manera ágil, organizada y trazable, mejorando la calidad del servicio público y optimizando los procesos administrativos.</w:t>
      </w:r>
    </w:p>
    <w:p w:rsidR="00000000" w:rsidDel="00000000" w:rsidP="00000000" w:rsidRDefault="00000000" w:rsidRPr="00000000" w14:paraId="00000E02">
      <w:pPr>
        <w:spacing w:after="240" w:befor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E03">
      <w:pPr>
        <w:spacing w:after="240" w:befor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E04">
      <w:pPr>
        <w:spacing w:after="240" w:befor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E05">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w:t>
      </w:r>
    </w:p>
    <w:bookmarkStart w:colFirst="0" w:colLast="0" w:name="bookmark=id.t5pa65qx02sm" w:id="351"/>
    <w:bookmarkEnd w:id="351"/>
    <w:p w:rsidR="00000000" w:rsidDel="00000000" w:rsidP="00000000" w:rsidRDefault="00000000" w:rsidRPr="00000000" w14:paraId="00000E06">
      <w:pPr>
        <w:pStyle w:val="Heading1"/>
        <w:spacing w:after="240" w:before="240" w:lineRule="auto"/>
        <w:jc w:val="both"/>
        <w:rPr/>
      </w:pPr>
      <w:bookmarkStart w:colFirst="0" w:colLast="0" w:name="_heading=h.ppb1yt11hnq1" w:id="352"/>
      <w:bookmarkEnd w:id="352"/>
      <w:r w:rsidDel="00000000" w:rsidR="00000000" w:rsidRPr="00000000">
        <w:rPr>
          <w:rtl w:val="0"/>
        </w:rPr>
        <w:t xml:space="preserve">Bibliografía</w:t>
      </w:r>
    </w:p>
    <w:p w:rsidR="00000000" w:rsidDel="00000000" w:rsidP="00000000" w:rsidRDefault="00000000" w:rsidRPr="00000000" w14:paraId="00000E07">
      <w:pPr>
        <w:pStyle w:val="Heading3"/>
        <w:keepNext w:val="0"/>
        <w:keepLines w:val="0"/>
        <w:spacing w:after="80" w:before="280" w:line="259" w:lineRule="auto"/>
        <w:jc w:val="both"/>
        <w:rPr>
          <w:rFonts w:ascii="Arial" w:cs="Arial" w:eastAsia="Arial" w:hAnsi="Arial"/>
          <w:b w:val="1"/>
          <w:bCs w:val="1"/>
          <w:color w:val="000000"/>
          <w:sz w:val="26"/>
          <w:szCs w:val="26"/>
        </w:rPr>
      </w:pPr>
      <w:bookmarkStart w:colFirst="0" w:colLast="0" w:name="_heading=h.grcc9bisff8e" w:id="353"/>
      <w:bookmarkEnd w:id="353"/>
      <w:r w:rsidDel="00000000" w:rsidR="00000000" w:rsidRPr="00000000">
        <w:rPr>
          <w:rFonts w:ascii="Arial" w:cs="Arial" w:eastAsia="Arial" w:hAnsi="Arial"/>
          <w:b w:val="1"/>
          <w:bCs w:val="1"/>
          <w:color w:val="000000"/>
          <w:sz w:val="26"/>
          <w:szCs w:val="26"/>
          <w:rtl w:val="0"/>
        </w:rPr>
        <w:t xml:space="preserve">1. Transformación digital y expediente electrónico</w:t>
      </w:r>
    </w:p>
    <w:p w:rsidR="00000000" w:rsidDel="00000000" w:rsidP="00000000" w:rsidRDefault="00000000" w:rsidRPr="00000000" w14:paraId="00000E0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Secretaría de Innovación Pública, </w:t>
      </w:r>
      <w:r w:rsidDel="00000000" w:rsidR="00000000" w:rsidRPr="00000000">
        <w:rPr>
          <w:rFonts w:ascii="Arial" w:cs="Arial" w:eastAsia="Arial" w:hAnsi="Arial"/>
          <w:i w:val="1"/>
          <w:iCs w:val="1"/>
          <w:sz w:val="24"/>
          <w:szCs w:val="24"/>
          <w:rtl w:val="0"/>
        </w:rPr>
        <w:t xml:space="preserve">Expediente Electrónico (EE)</w:t>
      </w:r>
      <w:r w:rsidDel="00000000" w:rsidR="00000000" w:rsidRPr="00000000">
        <w:rPr>
          <w:rFonts w:ascii="Arial" w:cs="Arial" w:eastAsia="Arial" w:hAnsi="Arial"/>
          <w:sz w:val="24"/>
          <w:szCs w:val="24"/>
          <w:rtl w:val="0"/>
        </w:rPr>
        <w:t xml:space="preserve">, Argentina.gob.ar, 2023.</w:t>
        <w:br w:type="textWrapping"/>
        <w:t xml:space="preserve"> [2] Jefatura de Gabinete de Ministros, </w:t>
      </w:r>
      <w:r w:rsidDel="00000000" w:rsidR="00000000" w:rsidRPr="00000000">
        <w:rPr>
          <w:rFonts w:ascii="Arial" w:cs="Arial" w:eastAsia="Arial" w:hAnsi="Arial"/>
          <w:i w:val="1"/>
          <w:iCs w:val="1"/>
          <w:sz w:val="24"/>
          <w:szCs w:val="24"/>
          <w:rtl w:val="0"/>
        </w:rPr>
        <w:t xml:space="preserve">Sistema de Gestión Documental Electrónica (GDE)</w:t>
      </w:r>
      <w:r w:rsidDel="00000000" w:rsidR="00000000" w:rsidRPr="00000000">
        <w:rPr>
          <w:rFonts w:ascii="Arial" w:cs="Arial" w:eastAsia="Arial" w:hAnsi="Arial"/>
          <w:sz w:val="24"/>
          <w:szCs w:val="24"/>
          <w:rtl w:val="0"/>
        </w:rPr>
        <w:t xml:space="preserve">, Argentina.gob.ar, 2022.</w:t>
        <w:br w:type="textWrapping"/>
        <w:t xml:space="preserve"> [3] OEA, </w:t>
      </w:r>
      <w:r w:rsidDel="00000000" w:rsidR="00000000" w:rsidRPr="00000000">
        <w:rPr>
          <w:rFonts w:ascii="Arial" w:cs="Arial" w:eastAsia="Arial" w:hAnsi="Arial"/>
          <w:i w:val="1"/>
          <w:iCs w:val="1"/>
          <w:sz w:val="24"/>
          <w:szCs w:val="24"/>
          <w:rtl w:val="0"/>
        </w:rPr>
        <w:t xml:space="preserve">Gobierno Digital en América Latina: Avances y desafíos</w:t>
      </w:r>
      <w:r w:rsidDel="00000000" w:rsidR="00000000" w:rsidRPr="00000000">
        <w:rPr>
          <w:rFonts w:ascii="Arial" w:cs="Arial" w:eastAsia="Arial" w:hAnsi="Arial"/>
          <w:sz w:val="24"/>
          <w:szCs w:val="24"/>
          <w:rtl w:val="0"/>
        </w:rPr>
        <w:t xml:space="preserve">, 2021.</w:t>
        <w:br w:type="textWrapping"/>
        <w:t xml:space="preserve"> [4] CEPAL, </w:t>
      </w:r>
      <w:r w:rsidDel="00000000" w:rsidR="00000000" w:rsidRPr="00000000">
        <w:rPr>
          <w:rFonts w:ascii="Arial" w:cs="Arial" w:eastAsia="Arial" w:hAnsi="Arial"/>
          <w:i w:val="1"/>
          <w:iCs w:val="1"/>
          <w:sz w:val="24"/>
          <w:szCs w:val="24"/>
          <w:rtl w:val="0"/>
        </w:rPr>
        <w:t xml:space="preserve">Digitalización y modernización del Estado en América Latina</w:t>
      </w:r>
      <w:r w:rsidDel="00000000" w:rsidR="00000000" w:rsidRPr="00000000">
        <w:rPr>
          <w:rFonts w:ascii="Arial" w:cs="Arial" w:eastAsia="Arial" w:hAnsi="Arial"/>
          <w:sz w:val="24"/>
          <w:szCs w:val="24"/>
          <w:rtl w:val="0"/>
        </w:rPr>
        <w:t xml:space="preserve">, 2022.</w:t>
      </w:r>
    </w:p>
    <w:p w:rsidR="00000000" w:rsidDel="00000000" w:rsidP="00000000" w:rsidRDefault="00000000" w:rsidRPr="00000000" w14:paraId="00000E09">
      <w:pPr>
        <w:pStyle w:val="Heading3"/>
        <w:keepNext w:val="0"/>
        <w:keepLines w:val="0"/>
        <w:spacing w:after="80" w:before="280" w:line="259" w:lineRule="auto"/>
        <w:jc w:val="both"/>
        <w:rPr>
          <w:rFonts w:ascii="Arial" w:cs="Arial" w:eastAsia="Arial" w:hAnsi="Arial"/>
          <w:b w:val="1"/>
          <w:bCs w:val="1"/>
          <w:color w:val="000000"/>
          <w:sz w:val="26"/>
          <w:szCs w:val="26"/>
        </w:rPr>
      </w:pPr>
      <w:bookmarkStart w:colFirst="0" w:colLast="0" w:name="_heading=h.roem1l5itheu" w:id="354"/>
      <w:bookmarkEnd w:id="354"/>
      <w:r w:rsidDel="00000000" w:rsidR="00000000" w:rsidRPr="00000000">
        <w:rPr>
          <w:rFonts w:ascii="Arial" w:cs="Arial" w:eastAsia="Arial" w:hAnsi="Arial"/>
          <w:b w:val="1"/>
          <w:bCs w:val="1"/>
          <w:color w:val="000000"/>
          <w:sz w:val="26"/>
          <w:szCs w:val="26"/>
          <w:rtl w:val="0"/>
        </w:rPr>
        <w:t xml:space="preserve">2. Metodologías ágiles y gestión del proyecto</w:t>
      </w:r>
    </w:p>
    <w:p w:rsidR="00000000" w:rsidDel="00000000" w:rsidP="00000000" w:rsidRDefault="00000000" w:rsidRPr="00000000" w14:paraId="00000E0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K. Schwaber y J. Sutherland, </w:t>
      </w:r>
      <w:r w:rsidDel="00000000" w:rsidR="00000000" w:rsidRPr="00000000">
        <w:rPr>
          <w:rFonts w:ascii="Arial" w:cs="Arial" w:eastAsia="Arial" w:hAnsi="Arial"/>
          <w:i w:val="1"/>
          <w:iCs w:val="1"/>
          <w:sz w:val="24"/>
          <w:szCs w:val="24"/>
          <w:rtl w:val="0"/>
        </w:rPr>
        <w:t xml:space="preserve">The Scrum Guide</w:t>
      </w:r>
      <w:r w:rsidDel="00000000" w:rsidR="00000000" w:rsidRPr="00000000">
        <w:rPr>
          <w:rFonts w:ascii="Arial" w:cs="Arial" w:eastAsia="Arial" w:hAnsi="Arial"/>
          <w:sz w:val="24"/>
          <w:szCs w:val="24"/>
          <w:rtl w:val="0"/>
        </w:rPr>
        <w:t xml:space="preserve">, 2020.</w:t>
        <w:br w:type="textWrapping"/>
        <w:t xml:space="preserve"> [6] Project Management Institute, </w:t>
      </w:r>
      <w:r w:rsidDel="00000000" w:rsidR="00000000" w:rsidRPr="00000000">
        <w:rPr>
          <w:rFonts w:ascii="Arial" w:cs="Arial" w:eastAsia="Arial" w:hAnsi="Arial"/>
          <w:i w:val="1"/>
          <w:iCs w:val="1"/>
          <w:sz w:val="24"/>
          <w:szCs w:val="24"/>
          <w:rtl w:val="0"/>
        </w:rPr>
        <w:t xml:space="preserve">PMBOK Guide</w:t>
      </w:r>
      <w:r w:rsidDel="00000000" w:rsidR="00000000" w:rsidRPr="00000000">
        <w:rPr>
          <w:rFonts w:ascii="Arial" w:cs="Arial" w:eastAsia="Arial" w:hAnsi="Arial"/>
          <w:sz w:val="24"/>
          <w:szCs w:val="24"/>
          <w:rtl w:val="0"/>
        </w:rPr>
        <w:t xml:space="preserve">, 6th ed., PMI, 2017.</w:t>
        <w:br w:type="textWrapping"/>
        <w:t xml:space="preserve"> [7] D. Anderson, </w:t>
      </w:r>
      <w:r w:rsidDel="00000000" w:rsidR="00000000" w:rsidRPr="00000000">
        <w:rPr>
          <w:rFonts w:ascii="Arial" w:cs="Arial" w:eastAsia="Arial" w:hAnsi="Arial"/>
          <w:i w:val="1"/>
          <w:iCs w:val="1"/>
          <w:sz w:val="24"/>
          <w:szCs w:val="24"/>
          <w:rtl w:val="0"/>
        </w:rPr>
        <w:t xml:space="preserve">Kanban: Successful Evolutionary Change</w:t>
      </w:r>
      <w:r w:rsidDel="00000000" w:rsidR="00000000" w:rsidRPr="00000000">
        <w:rPr>
          <w:rFonts w:ascii="Arial" w:cs="Arial" w:eastAsia="Arial" w:hAnsi="Arial"/>
          <w:sz w:val="24"/>
          <w:szCs w:val="24"/>
          <w:rtl w:val="0"/>
        </w:rPr>
        <w:t xml:space="preserve">, Blue Hole Press, 2010.</w:t>
      </w:r>
    </w:p>
    <w:p w:rsidR="00000000" w:rsidDel="00000000" w:rsidP="00000000" w:rsidRDefault="00000000" w:rsidRPr="00000000" w14:paraId="00000E0B">
      <w:pPr>
        <w:pStyle w:val="Heading3"/>
        <w:keepNext w:val="0"/>
        <w:keepLines w:val="0"/>
        <w:spacing w:after="80" w:before="280" w:line="259" w:lineRule="auto"/>
        <w:jc w:val="both"/>
        <w:rPr>
          <w:rFonts w:ascii="Arial" w:cs="Arial" w:eastAsia="Arial" w:hAnsi="Arial"/>
          <w:b w:val="1"/>
          <w:bCs w:val="1"/>
          <w:color w:val="000000"/>
          <w:sz w:val="26"/>
          <w:szCs w:val="26"/>
        </w:rPr>
      </w:pPr>
      <w:bookmarkStart w:colFirst="0" w:colLast="0" w:name="_heading=h.dtt38ijy0ibs" w:id="355"/>
      <w:bookmarkEnd w:id="355"/>
      <w:r w:rsidDel="00000000" w:rsidR="00000000" w:rsidRPr="00000000">
        <w:rPr>
          <w:rFonts w:ascii="Arial" w:cs="Arial" w:eastAsia="Arial" w:hAnsi="Arial"/>
          <w:b w:val="1"/>
          <w:bCs w:val="1"/>
          <w:color w:val="000000"/>
          <w:sz w:val="26"/>
          <w:szCs w:val="26"/>
          <w:rtl w:val="0"/>
        </w:rPr>
        <w:t xml:space="preserve">3. Tecnologías del sistema (frontend, backend y base de datos)</w:t>
      </w:r>
    </w:p>
    <w:p w:rsidR="00000000" w:rsidDel="00000000" w:rsidP="00000000" w:rsidRDefault="00000000" w:rsidRPr="00000000" w14:paraId="00000E0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React Team, </w:t>
      </w:r>
      <w:r w:rsidDel="00000000" w:rsidR="00000000" w:rsidRPr="00000000">
        <w:rPr>
          <w:rFonts w:ascii="Arial" w:cs="Arial" w:eastAsia="Arial" w:hAnsi="Arial"/>
          <w:i w:val="1"/>
          <w:iCs w:val="1"/>
          <w:sz w:val="24"/>
          <w:szCs w:val="24"/>
          <w:rtl w:val="0"/>
        </w:rPr>
        <w:t xml:space="preserve">React Documentation</w:t>
      </w:r>
      <w:r w:rsidDel="00000000" w:rsidR="00000000" w:rsidRPr="00000000">
        <w:rPr>
          <w:rFonts w:ascii="Arial" w:cs="Arial" w:eastAsia="Arial" w:hAnsi="Arial"/>
          <w:sz w:val="24"/>
          <w:szCs w:val="24"/>
          <w:rtl w:val="0"/>
        </w:rPr>
        <w:t xml:space="preserve"> [online], Meta, 2024. Disponible en:</w:t>
      </w:r>
      <w:hyperlink r:id="rId66">
        <w:r w:rsidDel="00000000" w:rsidR="00000000" w:rsidRPr="00000000">
          <w:rPr>
            <w:rFonts w:ascii="Arial" w:cs="Arial" w:eastAsia="Arial" w:hAnsi="Arial"/>
            <w:sz w:val="24"/>
            <w:szCs w:val="24"/>
            <w:rtl w:val="0"/>
          </w:rPr>
          <w:t xml:space="preserve"> </w:t>
        </w:r>
      </w:hyperlink>
      <w:hyperlink r:id="rId67">
        <w:r w:rsidDel="00000000" w:rsidR="00000000" w:rsidRPr="00000000">
          <w:rPr>
            <w:rFonts w:ascii="Arial" w:cs="Arial" w:eastAsia="Arial" w:hAnsi="Arial"/>
            <w:color w:val="1155cc"/>
            <w:sz w:val="24"/>
            <w:szCs w:val="24"/>
            <w:u w:val="single"/>
            <w:rtl w:val="0"/>
          </w:rPr>
          <w:t xml:space="preserve">https://react.dev</w:t>
          <w:br w:type="textWrapping"/>
        </w:r>
      </w:hyperlink>
      <w:r w:rsidDel="00000000" w:rsidR="00000000" w:rsidRPr="00000000">
        <w:rPr>
          <w:rFonts w:ascii="Arial" w:cs="Arial" w:eastAsia="Arial" w:hAnsi="Arial"/>
          <w:sz w:val="24"/>
          <w:szCs w:val="24"/>
          <w:rtl w:val="0"/>
        </w:rPr>
        <w:t xml:space="preserve"> [9] Vite Team, </w:t>
      </w:r>
      <w:r w:rsidDel="00000000" w:rsidR="00000000" w:rsidRPr="00000000">
        <w:rPr>
          <w:rFonts w:ascii="Arial" w:cs="Arial" w:eastAsia="Arial" w:hAnsi="Arial"/>
          <w:i w:val="1"/>
          <w:iCs w:val="1"/>
          <w:sz w:val="24"/>
          <w:szCs w:val="24"/>
          <w:rtl w:val="0"/>
        </w:rPr>
        <w:t xml:space="preserve">Vite Documentation</w:t>
      </w:r>
      <w:r w:rsidDel="00000000" w:rsidR="00000000" w:rsidRPr="00000000">
        <w:rPr>
          <w:rFonts w:ascii="Arial" w:cs="Arial" w:eastAsia="Arial" w:hAnsi="Arial"/>
          <w:sz w:val="24"/>
          <w:szCs w:val="24"/>
          <w:rtl w:val="0"/>
        </w:rPr>
        <w:t xml:space="preserve"> [online], 2024. Disponible en:</w:t>
      </w:r>
      <w:hyperlink r:id="rId68">
        <w:r w:rsidDel="00000000" w:rsidR="00000000" w:rsidRPr="00000000">
          <w:rPr>
            <w:rFonts w:ascii="Arial" w:cs="Arial" w:eastAsia="Arial" w:hAnsi="Arial"/>
            <w:sz w:val="24"/>
            <w:szCs w:val="24"/>
            <w:rtl w:val="0"/>
          </w:rPr>
          <w:t xml:space="preserve"> </w:t>
        </w:r>
      </w:hyperlink>
      <w:hyperlink r:id="rId69">
        <w:r w:rsidDel="00000000" w:rsidR="00000000" w:rsidRPr="00000000">
          <w:rPr>
            <w:rFonts w:ascii="Arial" w:cs="Arial" w:eastAsia="Arial" w:hAnsi="Arial"/>
            <w:color w:val="1155cc"/>
            <w:sz w:val="24"/>
            <w:szCs w:val="24"/>
            <w:u w:val="single"/>
            <w:rtl w:val="0"/>
          </w:rPr>
          <w:t xml:space="preserve">https://vitejs.dev</w:t>
          <w:br w:type="textWrapping"/>
        </w:r>
      </w:hyperlink>
      <w:r w:rsidDel="00000000" w:rsidR="00000000" w:rsidRPr="00000000">
        <w:rPr>
          <w:rFonts w:ascii="Arial" w:cs="Arial" w:eastAsia="Arial" w:hAnsi="Arial"/>
          <w:sz w:val="24"/>
          <w:szCs w:val="24"/>
          <w:rtl w:val="0"/>
        </w:rPr>
        <w:t xml:space="preserve"> [10] OpenJS Foundation, </w:t>
      </w:r>
      <w:r w:rsidDel="00000000" w:rsidR="00000000" w:rsidRPr="00000000">
        <w:rPr>
          <w:rFonts w:ascii="Arial" w:cs="Arial" w:eastAsia="Arial" w:hAnsi="Arial"/>
          <w:i w:val="1"/>
          <w:iCs w:val="1"/>
          <w:sz w:val="24"/>
          <w:szCs w:val="24"/>
          <w:rtl w:val="0"/>
        </w:rPr>
        <w:t xml:space="preserve">Node.js Documentation</w:t>
      </w:r>
      <w:r w:rsidDel="00000000" w:rsidR="00000000" w:rsidRPr="00000000">
        <w:rPr>
          <w:rFonts w:ascii="Arial" w:cs="Arial" w:eastAsia="Arial" w:hAnsi="Arial"/>
          <w:sz w:val="24"/>
          <w:szCs w:val="24"/>
          <w:rtl w:val="0"/>
        </w:rPr>
        <w:t xml:space="preserve"> [online], 2024. Disponible en:</w:t>
      </w:r>
      <w:hyperlink r:id="rId70">
        <w:r w:rsidDel="00000000" w:rsidR="00000000" w:rsidRPr="00000000">
          <w:rPr>
            <w:rFonts w:ascii="Arial" w:cs="Arial" w:eastAsia="Arial" w:hAnsi="Arial"/>
            <w:sz w:val="24"/>
            <w:szCs w:val="24"/>
            <w:rtl w:val="0"/>
          </w:rPr>
          <w:t xml:space="preserve"> </w:t>
        </w:r>
      </w:hyperlink>
      <w:hyperlink r:id="rId71">
        <w:r w:rsidDel="00000000" w:rsidR="00000000" w:rsidRPr="00000000">
          <w:rPr>
            <w:rFonts w:ascii="Arial" w:cs="Arial" w:eastAsia="Arial" w:hAnsi="Arial"/>
            <w:color w:val="1155cc"/>
            <w:sz w:val="24"/>
            <w:szCs w:val="24"/>
            <w:u w:val="single"/>
            <w:rtl w:val="0"/>
          </w:rPr>
          <w:t xml:space="preserve">https://nodejs.org</w:t>
          <w:br w:type="textWrapping"/>
        </w:r>
      </w:hyperlink>
      <w:r w:rsidDel="00000000" w:rsidR="00000000" w:rsidRPr="00000000">
        <w:rPr>
          <w:rFonts w:ascii="Arial" w:cs="Arial" w:eastAsia="Arial" w:hAnsi="Arial"/>
          <w:sz w:val="24"/>
          <w:szCs w:val="24"/>
          <w:rtl w:val="0"/>
        </w:rPr>
        <w:t xml:space="preserve"> [11] Express.js Foundation, </w:t>
      </w:r>
      <w:r w:rsidDel="00000000" w:rsidR="00000000" w:rsidRPr="00000000">
        <w:rPr>
          <w:rFonts w:ascii="Arial" w:cs="Arial" w:eastAsia="Arial" w:hAnsi="Arial"/>
          <w:i w:val="1"/>
          <w:iCs w:val="1"/>
          <w:sz w:val="24"/>
          <w:szCs w:val="24"/>
          <w:rtl w:val="0"/>
        </w:rPr>
        <w:t xml:space="preserve">Express API Reference</w:t>
      </w:r>
      <w:r w:rsidDel="00000000" w:rsidR="00000000" w:rsidRPr="00000000">
        <w:rPr>
          <w:rFonts w:ascii="Arial" w:cs="Arial" w:eastAsia="Arial" w:hAnsi="Arial"/>
          <w:sz w:val="24"/>
          <w:szCs w:val="24"/>
          <w:rtl w:val="0"/>
        </w:rPr>
        <w:t xml:space="preserve"> [online], 2024. Disponible en:</w:t>
      </w:r>
      <w:hyperlink r:id="rId72">
        <w:r w:rsidDel="00000000" w:rsidR="00000000" w:rsidRPr="00000000">
          <w:rPr>
            <w:rFonts w:ascii="Arial" w:cs="Arial" w:eastAsia="Arial" w:hAnsi="Arial"/>
            <w:sz w:val="24"/>
            <w:szCs w:val="24"/>
            <w:rtl w:val="0"/>
          </w:rPr>
          <w:t xml:space="preserve"> </w:t>
        </w:r>
      </w:hyperlink>
      <w:hyperlink r:id="rId73">
        <w:r w:rsidDel="00000000" w:rsidR="00000000" w:rsidRPr="00000000">
          <w:rPr>
            <w:rFonts w:ascii="Arial" w:cs="Arial" w:eastAsia="Arial" w:hAnsi="Arial"/>
            <w:color w:val="1155cc"/>
            <w:sz w:val="24"/>
            <w:szCs w:val="24"/>
            <w:u w:val="single"/>
            <w:rtl w:val="0"/>
          </w:rPr>
          <w:t xml:space="preserve">https://expressjs.com</w:t>
          <w:br w:type="textWrapping"/>
        </w:r>
      </w:hyperlink>
      <w:r w:rsidDel="00000000" w:rsidR="00000000" w:rsidRPr="00000000">
        <w:rPr>
          <w:rFonts w:ascii="Arial" w:cs="Arial" w:eastAsia="Arial" w:hAnsi="Arial"/>
          <w:sz w:val="24"/>
          <w:szCs w:val="24"/>
          <w:rtl w:val="0"/>
        </w:rPr>
        <w:t xml:space="preserve"> [12] Oracle Corporation, </w:t>
      </w:r>
      <w:r w:rsidDel="00000000" w:rsidR="00000000" w:rsidRPr="00000000">
        <w:rPr>
          <w:rFonts w:ascii="Arial" w:cs="Arial" w:eastAsia="Arial" w:hAnsi="Arial"/>
          <w:i w:val="1"/>
          <w:iCs w:val="1"/>
          <w:sz w:val="24"/>
          <w:szCs w:val="24"/>
          <w:rtl w:val="0"/>
        </w:rPr>
        <w:t xml:space="preserve">MySQL 8.0 Reference Manual</w:t>
      </w:r>
      <w:r w:rsidDel="00000000" w:rsidR="00000000" w:rsidRPr="00000000">
        <w:rPr>
          <w:rFonts w:ascii="Arial" w:cs="Arial" w:eastAsia="Arial" w:hAnsi="Arial"/>
          <w:sz w:val="24"/>
          <w:szCs w:val="24"/>
          <w:rtl w:val="0"/>
        </w:rPr>
        <w:t xml:space="preserve">, 2023.</w:t>
      </w:r>
    </w:p>
    <w:p w:rsidR="00000000" w:rsidDel="00000000" w:rsidP="00000000" w:rsidRDefault="00000000" w:rsidRPr="00000000" w14:paraId="00000E0D">
      <w:pPr>
        <w:pStyle w:val="Heading3"/>
        <w:keepNext w:val="0"/>
        <w:keepLines w:val="0"/>
        <w:spacing w:after="80" w:before="280" w:line="259" w:lineRule="auto"/>
        <w:jc w:val="both"/>
        <w:rPr>
          <w:rFonts w:ascii="Arial" w:cs="Arial" w:eastAsia="Arial" w:hAnsi="Arial"/>
          <w:b w:val="1"/>
          <w:bCs w:val="1"/>
          <w:color w:val="000000"/>
          <w:sz w:val="26"/>
          <w:szCs w:val="26"/>
        </w:rPr>
      </w:pPr>
      <w:bookmarkStart w:colFirst="0" w:colLast="0" w:name="_heading=h.qcy7hvwre7ys" w:id="356"/>
      <w:bookmarkEnd w:id="356"/>
      <w:r w:rsidDel="00000000" w:rsidR="00000000" w:rsidRPr="00000000">
        <w:rPr>
          <w:rFonts w:ascii="Arial" w:cs="Arial" w:eastAsia="Arial" w:hAnsi="Arial"/>
          <w:b w:val="1"/>
          <w:bCs w:val="1"/>
          <w:color w:val="000000"/>
          <w:sz w:val="26"/>
          <w:szCs w:val="26"/>
          <w:rtl w:val="0"/>
        </w:rPr>
        <w:t xml:space="preserve">4. Pasarela de pago y pagos digitales</w:t>
      </w:r>
    </w:p>
    <w:p w:rsidR="00000000" w:rsidDel="00000000" w:rsidP="00000000" w:rsidRDefault="00000000" w:rsidRPr="00000000" w14:paraId="00000E0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 Mercado Libre S.R.L., </w:t>
      </w:r>
      <w:r w:rsidDel="00000000" w:rsidR="00000000" w:rsidRPr="00000000">
        <w:rPr>
          <w:rFonts w:ascii="Arial" w:cs="Arial" w:eastAsia="Arial" w:hAnsi="Arial"/>
          <w:i w:val="1"/>
          <w:iCs w:val="1"/>
          <w:sz w:val="24"/>
          <w:szCs w:val="24"/>
          <w:rtl w:val="0"/>
        </w:rPr>
        <w:t xml:space="preserve">MercadoPago Developers: Web Checkout y Webhooks</w:t>
      </w:r>
      <w:r w:rsidDel="00000000" w:rsidR="00000000" w:rsidRPr="00000000">
        <w:rPr>
          <w:rFonts w:ascii="Arial" w:cs="Arial" w:eastAsia="Arial" w:hAnsi="Arial"/>
          <w:sz w:val="24"/>
          <w:szCs w:val="24"/>
          <w:rtl w:val="0"/>
        </w:rPr>
        <w:t xml:space="preserve"> [online], 2024.</w:t>
        <w:br w:type="textWrapping"/>
        <w:t xml:space="preserve"> [14] Prisma Medios de Pago, </w:t>
      </w:r>
      <w:r w:rsidDel="00000000" w:rsidR="00000000" w:rsidRPr="00000000">
        <w:rPr>
          <w:rFonts w:ascii="Arial" w:cs="Arial" w:eastAsia="Arial" w:hAnsi="Arial"/>
          <w:i w:val="1"/>
          <w:iCs w:val="1"/>
          <w:sz w:val="24"/>
          <w:szCs w:val="24"/>
          <w:rtl w:val="0"/>
        </w:rPr>
        <w:t xml:space="preserve">TodoPago – Manual Técnico de Integración</w:t>
      </w:r>
      <w:r w:rsidDel="00000000" w:rsidR="00000000" w:rsidRPr="00000000">
        <w:rPr>
          <w:rFonts w:ascii="Arial" w:cs="Arial" w:eastAsia="Arial" w:hAnsi="Arial"/>
          <w:sz w:val="24"/>
          <w:szCs w:val="24"/>
          <w:rtl w:val="0"/>
        </w:rPr>
        <w:t xml:space="preserve">, 2023.</w:t>
        <w:br w:type="textWrapping"/>
        <w:t xml:space="preserve"> [15] PCI Security Standards Council, </w:t>
      </w:r>
      <w:r w:rsidDel="00000000" w:rsidR="00000000" w:rsidRPr="00000000">
        <w:rPr>
          <w:rFonts w:ascii="Arial" w:cs="Arial" w:eastAsia="Arial" w:hAnsi="Arial"/>
          <w:i w:val="1"/>
          <w:iCs w:val="1"/>
          <w:sz w:val="24"/>
          <w:szCs w:val="24"/>
          <w:rtl w:val="0"/>
        </w:rPr>
        <w:t xml:space="preserve">PCI-DSS Requirements and Security Assessment Procedures</w:t>
      </w:r>
      <w:r w:rsidDel="00000000" w:rsidR="00000000" w:rsidRPr="00000000">
        <w:rPr>
          <w:rFonts w:ascii="Arial" w:cs="Arial" w:eastAsia="Arial" w:hAnsi="Arial"/>
          <w:sz w:val="24"/>
          <w:szCs w:val="24"/>
          <w:rtl w:val="0"/>
        </w:rPr>
        <w:t xml:space="preserve">, 2022.</w:t>
      </w:r>
    </w:p>
    <w:p w:rsidR="00000000" w:rsidDel="00000000" w:rsidP="00000000" w:rsidRDefault="00000000" w:rsidRPr="00000000" w14:paraId="00000E0F">
      <w:pPr>
        <w:pStyle w:val="Heading3"/>
        <w:keepNext w:val="0"/>
        <w:keepLines w:val="0"/>
        <w:spacing w:after="80" w:before="280" w:line="259" w:lineRule="auto"/>
        <w:jc w:val="both"/>
        <w:rPr>
          <w:rFonts w:ascii="Arial" w:cs="Arial" w:eastAsia="Arial" w:hAnsi="Arial"/>
          <w:b w:val="1"/>
          <w:bCs w:val="1"/>
          <w:color w:val="000000"/>
          <w:sz w:val="26"/>
          <w:szCs w:val="26"/>
        </w:rPr>
      </w:pPr>
      <w:bookmarkStart w:colFirst="0" w:colLast="0" w:name="_heading=h.blf1zcx9mmxz" w:id="357"/>
      <w:bookmarkEnd w:id="357"/>
      <w:r w:rsidDel="00000000" w:rsidR="00000000" w:rsidRPr="00000000">
        <w:rPr>
          <w:rFonts w:ascii="Arial" w:cs="Arial" w:eastAsia="Arial" w:hAnsi="Arial"/>
          <w:b w:val="1"/>
          <w:bCs w:val="1"/>
          <w:color w:val="000000"/>
          <w:sz w:val="26"/>
          <w:szCs w:val="26"/>
          <w:rtl w:val="0"/>
        </w:rPr>
        <w:t xml:space="preserve">5. Comunicación en tiempo real y seguridad</w:t>
      </w:r>
    </w:p>
    <w:p w:rsidR="00000000" w:rsidDel="00000000" w:rsidP="00000000" w:rsidRDefault="00000000" w:rsidRPr="00000000" w14:paraId="00000E1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[16] OWASP Foundation, </w:t>
      </w:r>
      <w:r w:rsidDel="00000000" w:rsidR="00000000" w:rsidRPr="00000000">
        <w:rPr>
          <w:rFonts w:ascii="Arial" w:cs="Arial" w:eastAsia="Arial" w:hAnsi="Arial"/>
          <w:i w:val="1"/>
          <w:iCs w:val="1"/>
          <w:sz w:val="24"/>
          <w:szCs w:val="24"/>
          <w:rtl w:val="0"/>
        </w:rPr>
        <w:t xml:space="preserve">OWASP Top 10 – Security Risks</w:t>
      </w:r>
      <w:r w:rsidDel="00000000" w:rsidR="00000000" w:rsidRPr="00000000">
        <w:rPr>
          <w:rFonts w:ascii="Arial" w:cs="Arial" w:eastAsia="Arial" w:hAnsi="Arial"/>
          <w:sz w:val="24"/>
          <w:szCs w:val="24"/>
          <w:rtl w:val="0"/>
        </w:rPr>
        <w:t xml:space="preserve">, 2021.</w:t>
        <w:br w:type="textWrapping"/>
        <w:t xml:space="preserve"> [17] Mozilla Foundation, </w:t>
      </w:r>
      <w:r w:rsidDel="00000000" w:rsidR="00000000" w:rsidRPr="00000000">
        <w:rPr>
          <w:rFonts w:ascii="Arial" w:cs="Arial" w:eastAsia="Arial" w:hAnsi="Arial"/>
          <w:i w:val="1"/>
          <w:iCs w:val="1"/>
          <w:sz w:val="24"/>
          <w:szCs w:val="24"/>
          <w:rtl w:val="0"/>
        </w:rPr>
        <w:t xml:space="preserve">HTTPS and TLS Overview</w:t>
      </w:r>
      <w:r w:rsidDel="00000000" w:rsidR="00000000" w:rsidRPr="00000000">
        <w:rPr>
          <w:rFonts w:ascii="Arial" w:cs="Arial" w:eastAsia="Arial" w:hAnsi="Arial"/>
          <w:sz w:val="24"/>
          <w:szCs w:val="24"/>
          <w:rtl w:val="0"/>
        </w:rPr>
        <w:t xml:space="preserve"> [online], 2023.</w:t>
      </w:r>
    </w:p>
    <w:p w:rsidR="00000000" w:rsidDel="00000000" w:rsidP="00000000" w:rsidRDefault="00000000" w:rsidRPr="00000000" w14:paraId="00000E11">
      <w:pPr>
        <w:pStyle w:val="Heading3"/>
        <w:keepNext w:val="0"/>
        <w:keepLines w:val="0"/>
        <w:spacing w:after="80" w:before="280" w:line="259" w:lineRule="auto"/>
        <w:jc w:val="both"/>
        <w:rPr>
          <w:rFonts w:ascii="Arial" w:cs="Arial" w:eastAsia="Arial" w:hAnsi="Arial"/>
          <w:b w:val="1"/>
          <w:bCs w:val="1"/>
          <w:color w:val="000000"/>
          <w:sz w:val="26"/>
          <w:szCs w:val="26"/>
        </w:rPr>
      </w:pPr>
      <w:bookmarkStart w:colFirst="0" w:colLast="0" w:name="_heading=h.yk1ps5byz1vy" w:id="358"/>
      <w:bookmarkEnd w:id="358"/>
      <w:r w:rsidDel="00000000" w:rsidR="00000000" w:rsidRPr="00000000">
        <w:rPr>
          <w:rFonts w:ascii="Arial" w:cs="Arial" w:eastAsia="Arial" w:hAnsi="Arial"/>
          <w:b w:val="1"/>
          <w:bCs w:val="1"/>
          <w:color w:val="000000"/>
          <w:sz w:val="26"/>
          <w:szCs w:val="26"/>
          <w:rtl w:val="0"/>
        </w:rPr>
        <w:t xml:space="preserve">6. Documentación técnica y modelos de software</w:t>
      </w:r>
    </w:p>
    <w:p w:rsidR="00000000" w:rsidDel="00000000" w:rsidP="00000000" w:rsidRDefault="00000000" w:rsidRPr="00000000" w14:paraId="00000E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[18] I. Sommerville, </w:t>
      </w:r>
      <w:r w:rsidDel="00000000" w:rsidR="00000000" w:rsidRPr="00000000">
        <w:rPr>
          <w:rFonts w:ascii="Arial" w:cs="Arial" w:eastAsia="Arial" w:hAnsi="Arial"/>
          <w:i w:val="1"/>
          <w:iCs w:val="1"/>
          <w:sz w:val="24"/>
          <w:szCs w:val="24"/>
          <w:rtl w:val="0"/>
        </w:rPr>
        <w:t xml:space="preserve">Ingeniería del Software</w:t>
      </w:r>
      <w:r w:rsidDel="00000000" w:rsidR="00000000" w:rsidRPr="00000000">
        <w:rPr>
          <w:rFonts w:ascii="Arial" w:cs="Arial" w:eastAsia="Arial" w:hAnsi="Arial"/>
          <w:sz w:val="24"/>
          <w:szCs w:val="24"/>
          <w:rtl w:val="0"/>
        </w:rPr>
        <w:t xml:space="preserve">, 10ª ed., Pearson, 2018.</w:t>
        <w:br w:type="textWrapping"/>
        <w:t xml:space="preserve"> [19] UML Group, </w:t>
      </w:r>
      <w:r w:rsidDel="00000000" w:rsidR="00000000" w:rsidRPr="00000000">
        <w:rPr>
          <w:rFonts w:ascii="Arial" w:cs="Arial" w:eastAsia="Arial" w:hAnsi="Arial"/>
          <w:i w:val="1"/>
          <w:iCs w:val="1"/>
          <w:sz w:val="24"/>
          <w:szCs w:val="24"/>
          <w:rtl w:val="0"/>
        </w:rPr>
        <w:t xml:space="preserve">UML Unified Modeling Language Specification</w:t>
      </w:r>
      <w:r w:rsidDel="00000000" w:rsidR="00000000" w:rsidRPr="00000000">
        <w:rPr>
          <w:rFonts w:ascii="Arial" w:cs="Arial" w:eastAsia="Arial" w:hAnsi="Arial"/>
          <w:sz w:val="24"/>
          <w:szCs w:val="24"/>
          <w:rtl w:val="0"/>
        </w:rPr>
        <w:t xml:space="preserve">, 2.5, OMG, 2020.</w:t>
        <w:br w:type="textWrapping"/>
        <w:t xml:space="preserve"> [20] M. Fowler, </w:t>
      </w:r>
      <w:r w:rsidDel="00000000" w:rsidR="00000000" w:rsidRPr="00000000">
        <w:rPr>
          <w:rFonts w:ascii="Arial" w:cs="Arial" w:eastAsia="Arial" w:hAnsi="Arial"/>
          <w:i w:val="1"/>
          <w:iCs w:val="1"/>
          <w:sz w:val="24"/>
          <w:szCs w:val="24"/>
          <w:rtl w:val="0"/>
        </w:rPr>
        <w:t xml:space="preserve">Patterns of Enterprise Application Architecture</w:t>
      </w:r>
      <w:r w:rsidDel="00000000" w:rsidR="00000000" w:rsidRPr="00000000">
        <w:rPr>
          <w:rFonts w:ascii="Arial" w:cs="Arial" w:eastAsia="Arial" w:hAnsi="Arial"/>
          <w:sz w:val="24"/>
          <w:szCs w:val="24"/>
          <w:rtl w:val="0"/>
        </w:rPr>
        <w:t xml:space="preserve">, Addison-Wesley, 2002.</w:t>
      </w:r>
    </w:p>
    <w:p w:rsidR="00000000" w:rsidDel="00000000" w:rsidP="00000000" w:rsidRDefault="00000000" w:rsidRPr="00000000" w14:paraId="00000E13">
      <w:pPr>
        <w:pStyle w:val="Heading3"/>
        <w:keepNext w:val="0"/>
        <w:keepLines w:val="0"/>
        <w:spacing w:after="80" w:before="280" w:line="259" w:lineRule="auto"/>
        <w:jc w:val="both"/>
        <w:rPr>
          <w:rFonts w:ascii="Arial" w:cs="Arial" w:eastAsia="Arial" w:hAnsi="Arial"/>
          <w:b w:val="1"/>
          <w:bCs w:val="1"/>
          <w:color w:val="000000"/>
          <w:sz w:val="26"/>
          <w:szCs w:val="26"/>
        </w:rPr>
      </w:pPr>
      <w:bookmarkStart w:colFirst="0" w:colLast="0" w:name="_heading=h.6bl38jw357d8" w:id="359"/>
      <w:bookmarkEnd w:id="359"/>
      <w:r w:rsidDel="00000000" w:rsidR="00000000" w:rsidRPr="00000000">
        <w:rPr>
          <w:rFonts w:ascii="Arial" w:cs="Arial" w:eastAsia="Arial" w:hAnsi="Arial"/>
          <w:b w:val="1"/>
          <w:bCs w:val="1"/>
          <w:color w:val="000000"/>
          <w:sz w:val="26"/>
          <w:szCs w:val="26"/>
          <w:rtl w:val="0"/>
        </w:rPr>
        <w:t xml:space="preserve">7. Gobernanza, datos y administración pública</w:t>
      </w:r>
    </w:p>
    <w:p w:rsidR="00000000" w:rsidDel="00000000" w:rsidP="00000000" w:rsidRDefault="00000000" w:rsidRPr="00000000" w14:paraId="00000E1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 Banco Interamericano de Desarrollo, </w:t>
      </w:r>
      <w:r w:rsidDel="00000000" w:rsidR="00000000" w:rsidRPr="00000000">
        <w:rPr>
          <w:rFonts w:ascii="Arial" w:cs="Arial" w:eastAsia="Arial" w:hAnsi="Arial"/>
          <w:i w:val="1"/>
          <w:iCs w:val="1"/>
          <w:sz w:val="24"/>
          <w:szCs w:val="24"/>
          <w:rtl w:val="0"/>
        </w:rPr>
        <w:t xml:space="preserve">Gobierno Digital y Datos Abiertos en América Latina</w:t>
      </w:r>
      <w:r w:rsidDel="00000000" w:rsidR="00000000" w:rsidRPr="00000000">
        <w:rPr>
          <w:rFonts w:ascii="Arial" w:cs="Arial" w:eastAsia="Arial" w:hAnsi="Arial"/>
          <w:sz w:val="24"/>
          <w:szCs w:val="24"/>
          <w:rtl w:val="0"/>
        </w:rPr>
        <w:t xml:space="preserve">, 2021.</w:t>
        <w:br w:type="textWrapping"/>
        <w:t xml:space="preserve"> [22] S. Pardo, </w:t>
      </w:r>
      <w:r w:rsidDel="00000000" w:rsidR="00000000" w:rsidRPr="00000000">
        <w:rPr>
          <w:rFonts w:ascii="Arial" w:cs="Arial" w:eastAsia="Arial" w:hAnsi="Arial"/>
          <w:i w:val="1"/>
          <w:iCs w:val="1"/>
          <w:sz w:val="24"/>
          <w:szCs w:val="24"/>
          <w:rtl w:val="0"/>
        </w:rPr>
        <w:t xml:space="preserve">Modernización del Estado y Transformación Digital</w:t>
      </w:r>
      <w:r w:rsidDel="00000000" w:rsidR="00000000" w:rsidRPr="00000000">
        <w:rPr>
          <w:rFonts w:ascii="Arial" w:cs="Arial" w:eastAsia="Arial" w:hAnsi="Arial"/>
          <w:sz w:val="24"/>
          <w:szCs w:val="24"/>
          <w:rtl w:val="0"/>
        </w:rPr>
        <w:t xml:space="preserve">, Siglo XXI, 2019.</w:t>
      </w:r>
    </w:p>
    <w:p w:rsidR="00000000" w:rsidDel="00000000" w:rsidP="00000000" w:rsidRDefault="00000000" w:rsidRPr="00000000" w14:paraId="00000E15">
      <w:pPr>
        <w:pStyle w:val="Heading1"/>
        <w:ind w:left="0" w:firstLine="0"/>
        <w:rPr>
          <w:rFonts w:ascii="Arial" w:cs="Arial" w:eastAsia="Arial" w:hAnsi="Arial"/>
          <w:b w:val="1"/>
          <w:bCs w:val="1"/>
          <w:color w:val="000000"/>
          <w:sz w:val="24"/>
          <w:szCs w:val="24"/>
        </w:rPr>
      </w:pPr>
      <w:bookmarkStart w:colFirst="0" w:colLast="0" w:name="_heading=h.3qfvj0oxtchh" w:id="360"/>
      <w:bookmarkEnd w:id="360"/>
      <w:r w:rsidDel="00000000" w:rsidR="00000000" w:rsidRPr="00000000">
        <w:rPr>
          <w:rtl w:val="0"/>
        </w:rPr>
      </w:r>
    </w:p>
    <w:p w:rsidR="00000000" w:rsidDel="00000000" w:rsidP="00000000" w:rsidRDefault="00000000" w:rsidRPr="00000000" w14:paraId="00000E16">
      <w:pPr>
        <w:pStyle w:val="Heading1"/>
        <w:ind w:left="0" w:firstLine="0"/>
        <w:rPr>
          <w:rFonts w:ascii="Arial" w:cs="Arial" w:eastAsia="Arial" w:hAnsi="Arial"/>
          <w:b w:val="1"/>
          <w:bCs w:val="1"/>
          <w:color w:val="000000"/>
          <w:sz w:val="24"/>
          <w:szCs w:val="24"/>
        </w:rPr>
      </w:pPr>
      <w:bookmarkStart w:colFirst="0" w:colLast="0" w:name="_heading=h.bbnxilhe5x2n" w:id="361"/>
      <w:bookmarkEnd w:id="361"/>
      <w:r w:rsidDel="00000000" w:rsidR="00000000" w:rsidRPr="00000000">
        <w:rPr>
          <w:rFonts w:ascii="Arial" w:cs="Arial" w:eastAsia="Arial" w:hAnsi="Arial"/>
          <w:b w:val="1"/>
          <w:bCs w:val="1"/>
          <w:color w:val="000000"/>
          <w:sz w:val="24"/>
          <w:szCs w:val="24"/>
          <w:rtl w:val="0"/>
        </w:rPr>
        <w:t xml:space="preserve">13.- </w:t>
        <w:tab/>
        <w:t xml:space="preserve">Anexos</w:t>
      </w:r>
    </w:p>
    <w:p w:rsidR="00000000" w:rsidDel="00000000" w:rsidP="00000000" w:rsidRDefault="00000000" w:rsidRPr="00000000" w14:paraId="00000E17">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En esta sección se incorpora </w:t>
      </w:r>
      <w:r w:rsidDel="00000000" w:rsidR="00000000" w:rsidRPr="00000000">
        <w:rPr>
          <w:rFonts w:ascii="Arial" w:cs="Arial" w:eastAsia="Arial" w:hAnsi="Arial"/>
          <w:b w:val="1"/>
          <w:bCs w:val="1"/>
          <w:i w:val="1"/>
          <w:iCs w:val="1"/>
          <w:sz w:val="24"/>
          <w:szCs w:val="24"/>
          <w:rtl w:val="0"/>
        </w:rPr>
        <w:t xml:space="preserve">información complementaria</w:t>
      </w:r>
      <w:r w:rsidDel="00000000" w:rsidR="00000000" w:rsidRPr="00000000">
        <w:rPr>
          <w:rFonts w:ascii="Arial" w:cs="Arial" w:eastAsia="Arial" w:hAnsi="Arial"/>
          <w:i w:val="1"/>
          <w:iCs w:val="1"/>
          <w:sz w:val="24"/>
          <w:szCs w:val="24"/>
          <w:rtl w:val="0"/>
        </w:rPr>
        <w:t xml:space="preserve"> relacionada al Sistema de Gestión de Expedientes Digitales (SIGEDEX), la cual </w:t>
      </w:r>
      <w:r w:rsidDel="00000000" w:rsidR="00000000" w:rsidRPr="00000000">
        <w:rPr>
          <w:rFonts w:ascii="Arial" w:cs="Arial" w:eastAsia="Arial" w:hAnsi="Arial"/>
          <w:b w:val="1"/>
          <w:bCs w:val="1"/>
          <w:i w:val="1"/>
          <w:iCs w:val="1"/>
          <w:sz w:val="24"/>
          <w:szCs w:val="24"/>
          <w:rtl w:val="0"/>
        </w:rPr>
        <w:t xml:space="preserve">no fue desarrollada en los puntos anteriores</w:t>
      </w:r>
      <w:r w:rsidDel="00000000" w:rsidR="00000000" w:rsidRPr="00000000">
        <w:rPr>
          <w:rFonts w:ascii="Arial" w:cs="Arial" w:eastAsia="Arial" w:hAnsi="Arial"/>
          <w:i w:val="1"/>
          <w:iCs w:val="1"/>
          <w:sz w:val="24"/>
          <w:szCs w:val="24"/>
          <w:rtl w:val="0"/>
        </w:rPr>
        <w:t xml:space="preserve">, pero aporta claridad técnica, conceptual y documental al proyecto.</w:t>
      </w:r>
    </w:p>
    <w:p w:rsidR="00000000" w:rsidDel="00000000" w:rsidP="00000000" w:rsidRDefault="00000000" w:rsidRPr="00000000" w14:paraId="00000E18">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6jbb6kgx1gf7" w:id="362"/>
      <w:bookmarkEnd w:id="362"/>
      <w:r w:rsidDel="00000000" w:rsidR="00000000" w:rsidRPr="00000000">
        <w:rPr>
          <w:rFonts w:ascii="Arial" w:cs="Arial" w:eastAsia="Arial" w:hAnsi="Arial"/>
          <w:b w:val="1"/>
          <w:bCs w:val="1"/>
          <w:i w:val="1"/>
          <w:iCs w:val="1"/>
          <w:color w:val="000000"/>
          <w:sz w:val="24"/>
          <w:szCs w:val="24"/>
          <w:rtl w:val="0"/>
        </w:rPr>
        <w:t xml:space="preserve">1. Glosario de Términos </w:t>
      </w:r>
    </w:p>
    <w:tbl>
      <w:tblPr>
        <w:tblStyle w:val="Table49"/>
        <w:tblW w:w="9210.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8.0540762122741"/>
        <w:gridCol w:w="7332.4026167011125"/>
        <w:tblGridChange w:id="0">
          <w:tblGrid>
            <w:gridCol w:w="1878.0540762122741"/>
            <w:gridCol w:w="7332.4026167011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jc w:val="cente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Término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jc w:val="cente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Definición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Webhook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Canal automático mediante el cual MercadoPago notifica al sistema sobre cambios en el estado de un pago.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Hash (firma simple)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Valor criptográfico único generado a partir de un archivo que permite verificar la </w:t>
            </w:r>
            <w:r w:rsidDel="00000000" w:rsidR="00000000" w:rsidRPr="00000000">
              <w:rPr>
                <w:rFonts w:ascii="Arial" w:cs="Arial" w:eastAsia="Arial" w:hAnsi="Arial"/>
                <w:b w:val="1"/>
                <w:bCs w:val="1"/>
                <w:i w:val="1"/>
                <w:iCs w:val="1"/>
                <w:sz w:val="24"/>
                <w:szCs w:val="24"/>
                <w:rtl w:val="0"/>
              </w:rPr>
              <w:t xml:space="preserve">integridad de los documentos almacenados en el sistema</w:t>
            </w:r>
            <w:r w:rsidDel="00000000" w:rsidR="00000000" w:rsidRPr="00000000">
              <w:rPr>
                <w:rFonts w:ascii="Arial" w:cs="Arial" w:eastAsia="Arial" w:hAnsi="Arial"/>
                <w:i w:val="1"/>
                <w:iCs w:val="1"/>
                <w:sz w:val="24"/>
                <w:szCs w:val="24"/>
                <w:rtl w:val="0"/>
              </w:rPr>
              <w:t xml:space="preserve">, asegurando que no hayan sido modificados.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Valor generado automáticamente para autenticar solicitudes hacia la API.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CI/CD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Práctica de automatización que facilita las pruebas y el despliegue continuo del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Docker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Herramienta que permite contenerizar aplicaciones para facilitar su despliegue y portabilidad.</w:t>
            </w:r>
          </w:p>
        </w:tc>
      </w:tr>
    </w:tbl>
    <w:p w:rsidR="00000000" w:rsidDel="00000000" w:rsidP="00000000" w:rsidRDefault="00000000" w:rsidRPr="00000000" w14:paraId="00000E25">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7cymo2wdl9f3" w:id="363"/>
      <w:bookmarkEnd w:id="363"/>
      <w:r w:rsidDel="00000000" w:rsidR="00000000" w:rsidRPr="00000000">
        <w:rPr>
          <w:rFonts w:ascii="Arial" w:cs="Arial" w:eastAsia="Arial" w:hAnsi="Arial"/>
          <w:b w:val="1"/>
          <w:bCs w:val="1"/>
          <w:i w:val="1"/>
          <w:iCs w:val="1"/>
          <w:color w:val="000000"/>
          <w:sz w:val="24"/>
          <w:szCs w:val="24"/>
          <w:rtl w:val="0"/>
        </w:rPr>
        <w:t xml:space="preserve">2. Información Técnica de Apoyo </w:t>
      </w:r>
    </w:p>
    <w:p w:rsidR="00000000" w:rsidDel="00000000" w:rsidP="00000000" w:rsidRDefault="00000000" w:rsidRPr="00000000" w14:paraId="00000E26">
      <w:pPr>
        <w:pStyle w:val="Heading3"/>
        <w:keepNext w:val="0"/>
        <w:keepLines w:val="0"/>
        <w:spacing w:after="80" w:before="280" w:line="259" w:lineRule="auto"/>
        <w:rPr>
          <w:rFonts w:ascii="Arial" w:cs="Arial" w:eastAsia="Arial" w:hAnsi="Arial"/>
          <w:b w:val="1"/>
          <w:bCs w:val="1"/>
          <w:i w:val="1"/>
          <w:iCs w:val="1"/>
          <w:color w:val="000000"/>
          <w:sz w:val="24"/>
          <w:szCs w:val="24"/>
        </w:rPr>
      </w:pPr>
      <w:bookmarkStart w:colFirst="0" w:colLast="0" w:name="_heading=h.o499aod1p93l" w:id="364"/>
      <w:bookmarkEnd w:id="364"/>
      <w:r w:rsidDel="00000000" w:rsidR="00000000" w:rsidRPr="00000000">
        <w:rPr>
          <w:rFonts w:ascii="Arial" w:cs="Arial" w:eastAsia="Arial" w:hAnsi="Arial"/>
          <w:b w:val="1"/>
          <w:bCs w:val="1"/>
          <w:i w:val="1"/>
          <w:iCs w:val="1"/>
          <w:color w:val="000000"/>
          <w:sz w:val="24"/>
          <w:szCs w:val="24"/>
          <w:rtl w:val="0"/>
        </w:rPr>
        <w:t xml:space="preserve">2.1 Estructura de Variables de Entorno</w:t>
      </w:r>
    </w:p>
    <w:p w:rsidR="00000000" w:rsidDel="00000000" w:rsidP="00000000" w:rsidRDefault="00000000" w:rsidRPr="00000000" w14:paraId="00000E27">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Ejemplo de archivo </w:t>
      </w:r>
      <w:r w:rsidDel="00000000" w:rsidR="00000000" w:rsidRPr="00000000">
        <w:rPr>
          <w:rFonts w:ascii="Arial" w:cs="Arial" w:eastAsia="Arial" w:hAnsi="Arial"/>
          <w:i w:val="1"/>
          <w:iCs w:val="1"/>
          <w:color w:val="188038"/>
          <w:sz w:val="24"/>
          <w:szCs w:val="24"/>
          <w:rtl w:val="0"/>
        </w:rPr>
        <w:t xml:space="preserve">.env</w:t>
      </w:r>
      <w:r w:rsidDel="00000000" w:rsidR="00000000" w:rsidRPr="00000000">
        <w:rPr>
          <w:rFonts w:ascii="Arial" w:cs="Arial" w:eastAsia="Arial" w:hAnsi="Arial"/>
          <w:i w:val="1"/>
          <w:iCs w:val="1"/>
          <w:sz w:val="24"/>
          <w:szCs w:val="24"/>
          <w:rtl w:val="0"/>
        </w:rPr>
        <w:t xml:space="preserve"> utilizado durante el desarrollo y pruebas:</w:t>
      </w:r>
    </w:p>
    <w:p w:rsidR="00000000" w:rsidDel="00000000" w:rsidP="00000000" w:rsidRDefault="00000000" w:rsidRPr="00000000" w14:paraId="00000E28">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DB_HOST=localhost</w:t>
      </w:r>
    </w:p>
    <w:p w:rsidR="00000000" w:rsidDel="00000000" w:rsidP="00000000" w:rsidRDefault="00000000" w:rsidRPr="00000000" w14:paraId="00000E29">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DB_USER=root</w:t>
      </w:r>
    </w:p>
    <w:p w:rsidR="00000000" w:rsidDel="00000000" w:rsidP="00000000" w:rsidRDefault="00000000" w:rsidRPr="00000000" w14:paraId="00000E2A">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DB_PASSWORD=****</w:t>
      </w:r>
    </w:p>
    <w:p w:rsidR="00000000" w:rsidDel="00000000" w:rsidP="00000000" w:rsidRDefault="00000000" w:rsidRPr="00000000" w14:paraId="00000E2B">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DB_NAME=sigedex</w:t>
      </w:r>
    </w:p>
    <w:p w:rsidR="00000000" w:rsidDel="00000000" w:rsidP="00000000" w:rsidRDefault="00000000" w:rsidRPr="00000000" w14:paraId="00000E2C">
      <w:pPr>
        <w:rPr>
          <w:rFonts w:ascii="Arial" w:cs="Arial" w:eastAsia="Arial" w:hAnsi="Arial"/>
          <w:i w:val="1"/>
          <w:iCs w:val="1"/>
          <w:color w:val="188038"/>
          <w:sz w:val="24"/>
          <w:szCs w:val="24"/>
        </w:rPr>
      </w:pPr>
      <w:r w:rsidDel="00000000" w:rsidR="00000000" w:rsidRPr="00000000">
        <w:rPr>
          <w:rtl w:val="0"/>
        </w:rPr>
      </w:r>
    </w:p>
    <w:p w:rsidR="00000000" w:rsidDel="00000000" w:rsidP="00000000" w:rsidRDefault="00000000" w:rsidRPr="00000000" w14:paraId="00000E2D">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MERCADO_PAGO_ACCESS_TOKEN=TEST-XXXXXXX</w:t>
      </w:r>
    </w:p>
    <w:p w:rsidR="00000000" w:rsidDel="00000000" w:rsidP="00000000" w:rsidRDefault="00000000" w:rsidRPr="00000000" w14:paraId="00000E2E">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BACKEND_URL=http://localhost:3000</w:t>
      </w:r>
    </w:p>
    <w:p w:rsidR="00000000" w:rsidDel="00000000" w:rsidP="00000000" w:rsidRDefault="00000000" w:rsidRPr="00000000" w14:paraId="00000E2F">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FRONTEND_URL=http://localhost:5173</w:t>
      </w:r>
    </w:p>
    <w:p w:rsidR="00000000" w:rsidDel="00000000" w:rsidP="00000000" w:rsidRDefault="00000000" w:rsidRPr="00000000" w14:paraId="00000E30">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E31">
      <w:pPr>
        <w:pStyle w:val="Heading3"/>
        <w:keepNext w:val="0"/>
        <w:keepLines w:val="0"/>
        <w:spacing w:after="80" w:before="280" w:line="259" w:lineRule="auto"/>
        <w:rPr>
          <w:rFonts w:ascii="Arial" w:cs="Arial" w:eastAsia="Arial" w:hAnsi="Arial"/>
          <w:b w:val="1"/>
          <w:bCs w:val="1"/>
          <w:i w:val="1"/>
          <w:iCs w:val="1"/>
          <w:color w:val="000000"/>
          <w:sz w:val="24"/>
          <w:szCs w:val="24"/>
        </w:rPr>
      </w:pPr>
      <w:bookmarkStart w:colFirst="0" w:colLast="0" w:name="_heading=h.s56kgocicrk0" w:id="365"/>
      <w:bookmarkEnd w:id="365"/>
      <w:r w:rsidDel="00000000" w:rsidR="00000000" w:rsidRPr="00000000">
        <w:rPr>
          <w:rFonts w:ascii="Arial" w:cs="Arial" w:eastAsia="Arial" w:hAnsi="Arial"/>
          <w:b w:val="1"/>
          <w:bCs w:val="1"/>
          <w:i w:val="1"/>
          <w:iCs w:val="1"/>
          <w:color w:val="000000"/>
          <w:sz w:val="24"/>
          <w:szCs w:val="24"/>
          <w:rtl w:val="0"/>
        </w:rPr>
        <w:t xml:space="preserve">2.2 Scripts útiles durante el desarrollo</w:t>
      </w:r>
    </w:p>
    <w:p w:rsidR="00000000" w:rsidDel="00000000" w:rsidP="00000000" w:rsidRDefault="00000000" w:rsidRPr="00000000" w14:paraId="00000E32">
      <w:pPr>
        <w:pStyle w:val="Heading4"/>
        <w:keepNext w:val="0"/>
        <w:keepLines w:val="0"/>
        <w:spacing w:after="40" w:before="240" w:lineRule="auto"/>
        <w:rPr>
          <w:rFonts w:ascii="Arial" w:cs="Arial" w:eastAsia="Arial" w:hAnsi="Arial"/>
          <w:b w:val="1"/>
          <w:bCs w:val="1"/>
          <w:i w:val="1"/>
          <w:iCs w:val="1"/>
          <w:color w:val="000000"/>
        </w:rPr>
      </w:pPr>
      <w:bookmarkStart w:colFirst="0" w:colLast="0" w:name="_heading=h.3gfuehd42zir" w:id="366"/>
      <w:bookmarkEnd w:id="366"/>
      <w:r w:rsidDel="00000000" w:rsidR="00000000" w:rsidRPr="00000000">
        <w:rPr>
          <w:rFonts w:ascii="Arial" w:cs="Arial" w:eastAsia="Arial" w:hAnsi="Arial"/>
          <w:b w:val="1"/>
          <w:bCs w:val="1"/>
          <w:i w:val="1"/>
          <w:iCs w:val="1"/>
          <w:color w:val="000000"/>
          <w:rtl w:val="0"/>
        </w:rPr>
        <w:t xml:space="preserve">Backend</w:t>
      </w:r>
    </w:p>
    <w:p w:rsidR="00000000" w:rsidDel="00000000" w:rsidP="00000000" w:rsidRDefault="00000000" w:rsidRPr="00000000" w14:paraId="00000E33">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npm run dev      # Ejecuta servidor en modo desarrollo</w:t>
      </w:r>
    </w:p>
    <w:p w:rsidR="00000000" w:rsidDel="00000000" w:rsidP="00000000" w:rsidRDefault="00000000" w:rsidRPr="00000000" w14:paraId="00000E34">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npm run start    # Ejecuta servidor en modo producción</w:t>
      </w:r>
    </w:p>
    <w:p w:rsidR="00000000" w:rsidDel="00000000" w:rsidP="00000000" w:rsidRDefault="00000000" w:rsidRPr="00000000" w14:paraId="00000E35">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E36">
      <w:pPr>
        <w:pStyle w:val="Heading4"/>
        <w:keepNext w:val="0"/>
        <w:keepLines w:val="0"/>
        <w:spacing w:after="40" w:before="240" w:lineRule="auto"/>
        <w:rPr>
          <w:rFonts w:ascii="Arial" w:cs="Arial" w:eastAsia="Arial" w:hAnsi="Arial"/>
          <w:b w:val="1"/>
          <w:bCs w:val="1"/>
          <w:i w:val="1"/>
          <w:iCs w:val="1"/>
          <w:color w:val="000000"/>
        </w:rPr>
      </w:pPr>
      <w:bookmarkStart w:colFirst="0" w:colLast="0" w:name="_heading=h.yf2273cy11nv" w:id="367"/>
      <w:bookmarkEnd w:id="367"/>
      <w:r w:rsidDel="00000000" w:rsidR="00000000" w:rsidRPr="00000000">
        <w:rPr>
          <w:rFonts w:ascii="Arial" w:cs="Arial" w:eastAsia="Arial" w:hAnsi="Arial"/>
          <w:b w:val="1"/>
          <w:bCs w:val="1"/>
          <w:i w:val="1"/>
          <w:iCs w:val="1"/>
          <w:color w:val="000000"/>
          <w:rtl w:val="0"/>
        </w:rPr>
        <w:t xml:space="preserve">Frontend</w:t>
      </w:r>
    </w:p>
    <w:p w:rsidR="00000000" w:rsidDel="00000000" w:rsidP="00000000" w:rsidRDefault="00000000" w:rsidRPr="00000000" w14:paraId="00000E37">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npm run dev      # Inicia el servidor de Vite</w:t>
      </w:r>
    </w:p>
    <w:p w:rsidR="00000000" w:rsidDel="00000000" w:rsidP="00000000" w:rsidRDefault="00000000" w:rsidRPr="00000000" w14:paraId="00000E38">
      <w:pPr>
        <w:rPr>
          <w:rFonts w:ascii="Arial" w:cs="Arial" w:eastAsia="Arial" w:hAnsi="Arial"/>
          <w:i w:val="1"/>
          <w:iCs w:val="1"/>
          <w:color w:val="188038"/>
          <w:sz w:val="24"/>
          <w:szCs w:val="24"/>
        </w:rPr>
      </w:pPr>
      <w:r w:rsidDel="00000000" w:rsidR="00000000" w:rsidRPr="00000000">
        <w:rPr>
          <w:rFonts w:ascii="Arial" w:cs="Arial" w:eastAsia="Arial" w:hAnsi="Arial"/>
          <w:i w:val="1"/>
          <w:iCs w:val="1"/>
          <w:color w:val="188038"/>
          <w:sz w:val="24"/>
          <w:szCs w:val="24"/>
          <w:rtl w:val="0"/>
        </w:rPr>
        <w:t xml:space="preserve">npm run build    # Genera versión productiva</w:t>
      </w:r>
    </w:p>
    <w:p w:rsidR="00000000" w:rsidDel="00000000" w:rsidP="00000000" w:rsidRDefault="00000000" w:rsidRPr="00000000" w14:paraId="00000E39">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E3A">
      <w:pPr>
        <w:rPr>
          <w:rFonts w:ascii="Arial" w:cs="Arial" w:eastAsia="Arial" w:hAnsi="Arial"/>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z78321dh1v9v" w:id="368"/>
      <w:bookmarkEnd w:id="368"/>
      <w:r w:rsidDel="00000000" w:rsidR="00000000" w:rsidRPr="00000000">
        <w:rPr>
          <w:rFonts w:ascii="Arial" w:cs="Arial" w:eastAsia="Arial" w:hAnsi="Arial"/>
          <w:b w:val="1"/>
          <w:bCs w:val="1"/>
          <w:i w:val="1"/>
          <w:iCs w:val="1"/>
          <w:color w:val="000000"/>
          <w:sz w:val="24"/>
          <w:szCs w:val="24"/>
          <w:rtl w:val="0"/>
        </w:rPr>
        <w:t xml:space="preserve">3. Casos de Uso Complementarios </w:t>
      </w:r>
    </w:p>
    <w:tbl>
      <w:tblPr>
        <w:tblStyle w:val="Table50"/>
        <w:tblW w:w="9210.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4166352209169"/>
        <w:gridCol w:w="2609.13895667195"/>
        <w:gridCol w:w="5801.90110102052"/>
        <w:tblGridChange w:id="0">
          <w:tblGrid>
            <w:gridCol w:w="799.4166352209169"/>
            <w:gridCol w:w="2609.13895667195"/>
            <w:gridCol w:w="5801.901101020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jc w:val="cente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jc w:val="cente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Caso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jc w:val="cente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CU-07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Reasignación de expedientes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Permite que un administrador reasigne un expediente a otro agente.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Visualizar historial del expediente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Permite consultar el historial completo de movimientos del expediente dentro del sistema, mostrando usuario responsable, fecha y acción realizada.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Control de tiempos de tramitación (mejora futura)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Permitiría generar alertas cuando un expediente supere un tiempo estimado de resolución dentro del flujo administrativo.</w:t>
            </w:r>
          </w:p>
        </w:tc>
      </w:tr>
    </w:tbl>
    <w:p w:rsidR="00000000" w:rsidDel="00000000" w:rsidP="00000000" w:rsidRDefault="00000000" w:rsidRPr="00000000" w14:paraId="00000E48">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E49">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7lmm4dgns63" w:id="369"/>
      <w:bookmarkEnd w:id="369"/>
      <w:r w:rsidDel="00000000" w:rsidR="00000000" w:rsidRPr="00000000">
        <w:rPr>
          <w:rFonts w:ascii="Arial" w:cs="Arial" w:eastAsia="Arial" w:hAnsi="Arial"/>
          <w:b w:val="1"/>
          <w:bCs w:val="1"/>
          <w:i w:val="1"/>
          <w:iCs w:val="1"/>
          <w:color w:val="000000"/>
          <w:sz w:val="24"/>
          <w:szCs w:val="24"/>
          <w:rtl w:val="0"/>
        </w:rPr>
        <w:t xml:space="preserve">4. Capturas de Pantalla y Mockups Adicionales</w:t>
      </w:r>
    </w:p>
    <w:p w:rsidR="00000000" w:rsidDel="00000000" w:rsidP="00000000" w:rsidRDefault="00000000" w:rsidRPr="00000000" w14:paraId="00000E4A">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Aquí deben incorporarse solo imágenes </w:t>
      </w:r>
      <w:r w:rsidDel="00000000" w:rsidR="00000000" w:rsidRPr="00000000">
        <w:rPr>
          <w:rFonts w:ascii="Arial" w:cs="Arial" w:eastAsia="Arial" w:hAnsi="Arial"/>
          <w:b w:val="1"/>
          <w:bCs w:val="1"/>
          <w:i w:val="1"/>
          <w:iCs w:val="1"/>
          <w:sz w:val="24"/>
          <w:szCs w:val="24"/>
          <w:rtl w:val="0"/>
        </w:rPr>
        <w:t xml:space="preserve">no mostradas previamente</w:t>
      </w:r>
      <w:r w:rsidDel="00000000" w:rsidR="00000000" w:rsidRPr="00000000">
        <w:rPr>
          <w:rFonts w:ascii="Arial" w:cs="Arial" w:eastAsia="Arial" w:hAnsi="Arial"/>
          <w:i w:val="1"/>
          <w:iCs w:val="1"/>
          <w:sz w:val="24"/>
          <w:szCs w:val="24"/>
          <w:rtl w:val="0"/>
        </w:rPr>
        <w:t xml:space="preserve"> en el documento, como:</w:t>
      </w:r>
    </w:p>
    <w:p w:rsidR="00000000" w:rsidDel="00000000" w:rsidP="00000000" w:rsidRDefault="00000000" w:rsidRPr="00000000" w14:paraId="00000E4B">
      <w:pPr>
        <w:numPr>
          <w:ilvl w:val="0"/>
          <w:numId w:val="103"/>
        </w:numPr>
        <w:spacing w:after="0" w:afterAutospacing="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Vista del panel de administración</w:t>
        <w:br w:type="textWrapping"/>
      </w:r>
    </w:p>
    <w:p w:rsidR="00000000" w:rsidDel="00000000" w:rsidP="00000000" w:rsidRDefault="00000000" w:rsidRPr="00000000" w14:paraId="00000E4C">
      <w:pPr>
        <w:numPr>
          <w:ilvl w:val="0"/>
          <w:numId w:val="103"/>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Flujo completo del pago con MercadoPago</w:t>
        <w:br w:type="textWrapping"/>
      </w:r>
    </w:p>
    <w:p w:rsidR="00000000" w:rsidDel="00000000" w:rsidP="00000000" w:rsidRDefault="00000000" w:rsidRPr="00000000" w14:paraId="00000E4D">
      <w:pPr>
        <w:numPr>
          <w:ilvl w:val="0"/>
          <w:numId w:val="103"/>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Deshacer pase de expediente</w:t>
      </w:r>
    </w:p>
    <w:p w:rsidR="00000000" w:rsidDel="00000000" w:rsidP="00000000" w:rsidRDefault="00000000" w:rsidRPr="00000000" w14:paraId="00000E4E">
      <w:pPr>
        <w:numPr>
          <w:ilvl w:val="0"/>
          <w:numId w:val="103"/>
        </w:numPr>
        <w:spacing w:after="24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Módulos nuevos añadidos durante mejoras</w:t>
        <w:br w:type="textWrapping"/>
      </w:r>
    </w:p>
    <w:p w:rsidR="00000000" w:rsidDel="00000000" w:rsidP="00000000" w:rsidRDefault="00000000" w:rsidRPr="00000000" w14:paraId="00000E4F">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kcl7a6jwlwap" w:id="370"/>
      <w:bookmarkEnd w:id="370"/>
      <w:r w:rsidDel="00000000" w:rsidR="00000000" w:rsidRPr="00000000">
        <w:rPr>
          <w:rFonts w:ascii="Arial" w:cs="Arial" w:eastAsia="Arial" w:hAnsi="Arial"/>
          <w:b w:val="1"/>
          <w:bCs w:val="1"/>
          <w:i w:val="1"/>
          <w:iCs w:val="1"/>
          <w:color w:val="000000"/>
          <w:sz w:val="24"/>
          <w:szCs w:val="24"/>
          <w:rtl w:val="0"/>
        </w:rPr>
        <w:t xml:space="preserve">5. Mejoras Futuras No Mencionadas en el Proyecto</w:t>
      </w:r>
    </w:p>
    <w:p w:rsidR="00000000" w:rsidDel="00000000" w:rsidP="00000000" w:rsidRDefault="00000000" w:rsidRPr="00000000" w14:paraId="00000E50">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Se incluye una ampliación de funcionalidades potenciales que </w:t>
      </w:r>
      <w:r w:rsidDel="00000000" w:rsidR="00000000" w:rsidRPr="00000000">
        <w:rPr>
          <w:rFonts w:ascii="Arial" w:cs="Arial" w:eastAsia="Arial" w:hAnsi="Arial"/>
          <w:b w:val="1"/>
          <w:bCs w:val="1"/>
          <w:i w:val="1"/>
          <w:iCs w:val="1"/>
          <w:sz w:val="24"/>
          <w:szCs w:val="24"/>
          <w:rtl w:val="0"/>
        </w:rPr>
        <w:t xml:space="preserve">no están desarrolladas en el cuerpo principal</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E51">
      <w:pPr>
        <w:numPr>
          <w:ilvl w:val="0"/>
          <w:numId w:val="54"/>
        </w:numPr>
        <w:spacing w:after="0" w:afterAutospacing="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Incorporación de firma digital integrada desde un proveedor autorizado.</w:t>
        <w:br w:type="textWrapping"/>
      </w:r>
    </w:p>
    <w:p w:rsidR="00000000" w:rsidDel="00000000" w:rsidP="00000000" w:rsidRDefault="00000000" w:rsidRPr="00000000" w14:paraId="00000E52">
      <w:pPr>
        <w:numPr>
          <w:ilvl w:val="0"/>
          <w:numId w:val="54"/>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Implementación de autenticación multifactor (2FA).</w:t>
        <w:br w:type="textWrapping"/>
      </w:r>
    </w:p>
    <w:p w:rsidR="00000000" w:rsidDel="00000000" w:rsidP="00000000" w:rsidRDefault="00000000" w:rsidRPr="00000000" w14:paraId="00000E53">
      <w:pPr>
        <w:numPr>
          <w:ilvl w:val="0"/>
          <w:numId w:val="54"/>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Integración con sistemas de identidad digital como Mi Argentina.</w:t>
        <w:br w:type="textWrapping"/>
      </w:r>
    </w:p>
    <w:p w:rsidR="00000000" w:rsidDel="00000000" w:rsidP="00000000" w:rsidRDefault="00000000" w:rsidRPr="00000000" w14:paraId="00000E54">
      <w:pPr>
        <w:numPr>
          <w:ilvl w:val="0"/>
          <w:numId w:val="54"/>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Uso de modelos de IA para preclasificación automática de documentos.</w:t>
      </w:r>
    </w:p>
    <w:p w:rsidR="00000000" w:rsidDel="00000000" w:rsidP="00000000" w:rsidRDefault="00000000" w:rsidRPr="00000000" w14:paraId="00000E55">
      <w:pPr>
        <w:numPr>
          <w:ilvl w:val="0"/>
          <w:numId w:val="54"/>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Uso de modelos de IA para estimacion de tiempo restante de resolucion de expedientes.</w:t>
      </w:r>
    </w:p>
    <w:p w:rsidR="00000000" w:rsidDel="00000000" w:rsidP="00000000" w:rsidRDefault="00000000" w:rsidRPr="00000000" w14:paraId="00000E56">
      <w:pPr>
        <w:numPr>
          <w:ilvl w:val="0"/>
          <w:numId w:val="54"/>
        </w:numPr>
        <w:spacing w:after="24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Generación automática de informes de trazabilidad completos.</w:t>
        <w:br w:type="textWrapping"/>
      </w:r>
    </w:p>
    <w:p w:rsidR="00000000" w:rsidDel="00000000" w:rsidP="00000000" w:rsidRDefault="00000000" w:rsidRPr="00000000" w14:paraId="00000E57">
      <w:pPr>
        <w:pStyle w:val="Heading2"/>
        <w:keepNext w:val="0"/>
        <w:keepLines w:val="0"/>
        <w:spacing w:after="80" w:before="360" w:line="259" w:lineRule="auto"/>
        <w:rPr>
          <w:rFonts w:ascii="Arial" w:cs="Arial" w:eastAsia="Arial" w:hAnsi="Arial"/>
          <w:b w:val="1"/>
          <w:bCs w:val="1"/>
          <w:i w:val="1"/>
          <w:iCs w:val="1"/>
          <w:color w:val="000000"/>
          <w:sz w:val="24"/>
          <w:szCs w:val="24"/>
        </w:rPr>
      </w:pPr>
      <w:bookmarkStart w:colFirst="0" w:colLast="0" w:name="_heading=h.hzr02nju33s1" w:id="371"/>
      <w:bookmarkEnd w:id="371"/>
      <w:r w:rsidDel="00000000" w:rsidR="00000000" w:rsidRPr="00000000">
        <w:rPr>
          <w:rFonts w:ascii="Arial" w:cs="Arial" w:eastAsia="Arial" w:hAnsi="Arial"/>
          <w:b w:val="1"/>
          <w:bCs w:val="1"/>
          <w:i w:val="1"/>
          <w:iCs w:val="1"/>
          <w:color w:val="000000"/>
          <w:sz w:val="24"/>
          <w:szCs w:val="24"/>
          <w:rtl w:val="0"/>
        </w:rPr>
        <w:t xml:space="preserve">6. Documentación Legal Complementaria</w:t>
      </w:r>
    </w:p>
    <w:p w:rsidR="00000000" w:rsidDel="00000000" w:rsidP="00000000" w:rsidRDefault="00000000" w:rsidRPr="00000000" w14:paraId="00000E58">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Material normativo utilizado como referencia conceptual durante el análisis del proyecto:</w:t>
      </w:r>
    </w:p>
    <w:p w:rsidR="00000000" w:rsidDel="00000000" w:rsidP="00000000" w:rsidRDefault="00000000" w:rsidRPr="00000000" w14:paraId="00000E59">
      <w:pPr>
        <w:numPr>
          <w:ilvl w:val="0"/>
          <w:numId w:val="21"/>
        </w:numPr>
        <w:spacing w:after="0" w:afterAutospacing="0" w:befor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Extractos de la </w:t>
      </w:r>
      <w:r w:rsidDel="00000000" w:rsidR="00000000" w:rsidRPr="00000000">
        <w:rPr>
          <w:rFonts w:ascii="Arial" w:cs="Arial" w:eastAsia="Arial" w:hAnsi="Arial"/>
          <w:b w:val="1"/>
          <w:bCs w:val="1"/>
          <w:i w:val="1"/>
          <w:iCs w:val="1"/>
          <w:sz w:val="24"/>
          <w:szCs w:val="24"/>
          <w:rtl w:val="0"/>
        </w:rPr>
        <w:t xml:space="preserve">Ley 25.506 de Firma Digital de la República Argentina</w:t>
      </w:r>
      <w:r w:rsidDel="00000000" w:rsidR="00000000" w:rsidRPr="00000000">
        <w:rPr>
          <w:rFonts w:ascii="Arial" w:cs="Arial" w:eastAsia="Arial" w:hAnsi="Arial"/>
          <w:i w:val="1"/>
          <w:iCs w:val="1"/>
          <w:sz w:val="24"/>
          <w:szCs w:val="24"/>
          <w:rtl w:val="0"/>
        </w:rPr>
        <w:t xml:space="preserve">.</w:t>
        <w:br w:type="textWrapping"/>
      </w:r>
    </w:p>
    <w:p w:rsidR="00000000" w:rsidDel="00000000" w:rsidP="00000000" w:rsidRDefault="00000000" w:rsidRPr="00000000" w14:paraId="00000E5A">
      <w:pPr>
        <w:numPr>
          <w:ilvl w:val="0"/>
          <w:numId w:val="21"/>
        </w:numPr>
        <w:spacing w:after="0" w:afterAutospacing="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Diferencias conceptuales entre </w:t>
      </w:r>
      <w:r w:rsidDel="00000000" w:rsidR="00000000" w:rsidRPr="00000000">
        <w:rPr>
          <w:rFonts w:ascii="Arial" w:cs="Arial" w:eastAsia="Arial" w:hAnsi="Arial"/>
          <w:b w:val="1"/>
          <w:bCs w:val="1"/>
          <w:i w:val="1"/>
          <w:iCs w:val="1"/>
          <w:sz w:val="24"/>
          <w:szCs w:val="24"/>
          <w:rtl w:val="0"/>
        </w:rPr>
        <w:t xml:space="preserve">firma digital, firma electrónica y firma simple</w:t>
      </w:r>
      <w:r w:rsidDel="00000000" w:rsidR="00000000" w:rsidRPr="00000000">
        <w:rPr>
          <w:rFonts w:ascii="Arial" w:cs="Arial" w:eastAsia="Arial" w:hAnsi="Arial"/>
          <w:i w:val="1"/>
          <w:iCs w:val="1"/>
          <w:sz w:val="24"/>
          <w:szCs w:val="24"/>
          <w:rtl w:val="0"/>
        </w:rPr>
        <w:t xml:space="preserve">.</w:t>
        <w:br w:type="textWrapping"/>
      </w:r>
    </w:p>
    <w:p w:rsidR="00000000" w:rsidDel="00000000" w:rsidP="00000000" w:rsidRDefault="00000000" w:rsidRPr="00000000" w14:paraId="00000E5B">
      <w:pPr>
        <w:numPr>
          <w:ilvl w:val="0"/>
          <w:numId w:val="21"/>
        </w:numPr>
        <w:spacing w:after="240" w:before="0" w:beforeAutospacing="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Requerimientos generales de seguridad aplicables a sistemas de gestión documental digital.</w:t>
      </w:r>
    </w:p>
    <w:p w:rsidR="00000000" w:rsidDel="00000000" w:rsidP="00000000" w:rsidRDefault="00000000" w:rsidRPr="00000000" w14:paraId="00000E5C">
      <w:pPr>
        <w:spacing w:after="240" w:before="240" w:lineRule="auto"/>
        <w:ind w:left="72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E5D">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E5E">
      <w:pPr>
        <w:rPr>
          <w:rFonts w:ascii="Arial" w:cs="Arial" w:eastAsia="Arial" w:hAnsi="Arial"/>
          <w:sz w:val="24"/>
          <w:szCs w:val="24"/>
        </w:rPr>
      </w:pPr>
      <w:r w:rsidDel="00000000" w:rsidR="00000000" w:rsidRPr="00000000">
        <w:rPr>
          <w:rtl w:val="0"/>
        </w:rPr>
      </w:r>
    </w:p>
    <w:sectPr>
      <w:footerReference r:id="rId74" w:type="default"/>
      <w:footerReference r:id="rId75" w:type="first"/>
      <w:type w:val="nextPage"/>
      <w:pgSz w:h="16834" w:w="11909" w:orient="portrait"/>
      <w:pgMar w:bottom="686.5748031496071" w:top="1560" w:left="1559.0551181102362" w:right="113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F">
    <w:pPr>
      <w:jc w:val="center"/>
      <w:rPr/>
    </w:pPr>
    <w:r w:rsidDel="00000000" w:rsidR="00000000" w:rsidRPr="00000000">
      <w:rPr>
        <w:rtl w:val="0"/>
      </w:rPr>
    </w:r>
  </w:p>
  <w:p w:rsidR="00000000" w:rsidDel="00000000" w:rsidP="00000000" w:rsidRDefault="00000000" w:rsidRPr="00000000" w14:paraId="00000E60">
    <w:pPr>
      <w:jc w:val="center"/>
      <w:rPr/>
    </w:pPr>
    <w:r w:rsidDel="00000000" w:rsidR="00000000" w:rsidRPr="00000000">
      <w:rPr>
        <w:rtl w:val="0"/>
      </w:rPr>
    </w:r>
  </w:p>
  <w:p w:rsidR="00000000" w:rsidDel="00000000" w:rsidP="00000000" w:rsidRDefault="00000000" w:rsidRPr="00000000" w14:paraId="00000E61">
    <w:pPr>
      <w:jc w:val="center"/>
      <w:rPr/>
    </w:pPr>
    <w:r w:rsidDel="00000000" w:rsidR="00000000" w:rsidRPr="00000000">
      <w:rPr>
        <w:rtl w:val="0"/>
      </w:rPr>
    </w:r>
  </w:p>
  <w:p w:rsidR="00000000" w:rsidDel="00000000" w:rsidP="00000000" w:rsidRDefault="00000000" w:rsidRPr="00000000" w14:paraId="00000E62">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3">
    <w:pPr>
      <w:jc w:val="right"/>
      <w:rPr/>
    </w:pPr>
    <w:r w:rsidDel="00000000" w:rsidR="00000000" w:rsidRPr="00000000">
      <w:rPr>
        <w:rtl w:val="0"/>
      </w:rPr>
      <w:t xml:space="preserve">1</w:t>
    </w:r>
  </w:p>
  <w:p w:rsidR="00000000" w:rsidDel="00000000" w:rsidP="00000000" w:rsidRDefault="00000000" w:rsidRPr="00000000" w14:paraId="00000E64">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1014.8031496062993"/>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6"/>
      <w:numFmt w:val="decimal"/>
      <w:lvlText w:val="%1"/>
      <w:lvlJc w:val="left"/>
      <w:pPr>
        <w:ind w:left="825" w:hanging="825"/>
      </w:pPr>
      <w:rPr/>
    </w:lvl>
    <w:lvl w:ilvl="1">
      <w:start w:val="2"/>
      <w:numFmt w:val="decimal"/>
      <w:lvlText w:val="%1.%2"/>
      <w:lvlJc w:val="left"/>
      <w:pPr>
        <w:ind w:left="825" w:hanging="825"/>
      </w:pPr>
      <w:rPr/>
    </w:lvl>
    <w:lvl w:ilvl="2">
      <w:start w:val="2"/>
      <w:numFmt w:val="decimal"/>
      <w:lvlText w:val="%1.%2.%3"/>
      <w:lvlJc w:val="left"/>
      <w:pPr>
        <w:ind w:left="825" w:hanging="825"/>
      </w:pPr>
      <w:rPr/>
    </w:lvl>
    <w:lvl w:ilvl="3">
      <w:start w:val="2"/>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81">
    <w:lvl w:ilvl="0">
      <w:start w:val="2"/>
      <w:numFmt w:val="decimal"/>
      <w:lvlText w:val="%1."/>
      <w:lvlJc w:val="left"/>
      <w:pPr>
        <w:ind w:left="720" w:hanging="360"/>
      </w:pPr>
      <w:rPr/>
    </w:lvl>
    <w:lvl w:ilvl="1">
      <w:start w:val="1"/>
      <w:numFmt w:val="decimal"/>
      <w:lvlText w:val="%1.%2."/>
      <w:lvlJc w:val="left"/>
      <w:pPr>
        <w:ind w:left="1080" w:hanging="720"/>
      </w:pPr>
      <w:rPr>
        <w:i w:val="1"/>
        <w:iCs w:val="1"/>
      </w:rPr>
    </w:lvl>
    <w:lvl w:ilvl="2">
      <w:start w:val="1"/>
      <w:numFmt w:val="decimal"/>
      <w:lvlText w:val="%1.%2.%3."/>
      <w:lvlJc w:val="left"/>
      <w:pPr>
        <w:ind w:left="1080" w:hanging="720"/>
      </w:pPr>
      <w:rPr>
        <w:i w:val="1"/>
        <w:iCs w:val="1"/>
      </w:rPr>
    </w:lvl>
    <w:lvl w:ilvl="3">
      <w:start w:val="1"/>
      <w:numFmt w:val="decimal"/>
      <w:lvlText w:val="%1.%2.%3.%4."/>
      <w:lvlJc w:val="left"/>
      <w:pPr>
        <w:ind w:left="1440" w:hanging="1080"/>
      </w:pPr>
      <w:rPr>
        <w:i w:val="1"/>
        <w:iCs w:val="1"/>
      </w:rPr>
    </w:lvl>
    <w:lvl w:ilvl="4">
      <w:start w:val="1"/>
      <w:numFmt w:val="decimal"/>
      <w:lvlText w:val="%1.%2.%3.%4.%5."/>
      <w:lvlJc w:val="left"/>
      <w:pPr>
        <w:ind w:left="1800" w:hanging="1440"/>
      </w:pPr>
      <w:rPr>
        <w:i w:val="1"/>
        <w:iCs w:val="1"/>
      </w:rPr>
    </w:lvl>
    <w:lvl w:ilvl="5">
      <w:start w:val="1"/>
      <w:numFmt w:val="decimal"/>
      <w:lvlText w:val="%1.%2.%3.%4.%5.%6."/>
      <w:lvlJc w:val="left"/>
      <w:pPr>
        <w:ind w:left="1800" w:hanging="1440"/>
      </w:pPr>
      <w:rPr>
        <w:i w:val="1"/>
        <w:iCs w:val="1"/>
      </w:rPr>
    </w:lvl>
    <w:lvl w:ilvl="6">
      <w:start w:val="1"/>
      <w:numFmt w:val="decimal"/>
      <w:lvlText w:val="%1.%2.%3.%4.%5.%6.%7."/>
      <w:lvlJc w:val="left"/>
      <w:pPr>
        <w:ind w:left="2160" w:hanging="1800"/>
      </w:pPr>
      <w:rPr>
        <w:i w:val="1"/>
        <w:iCs w:val="1"/>
      </w:rPr>
    </w:lvl>
    <w:lvl w:ilvl="7">
      <w:start w:val="1"/>
      <w:numFmt w:val="decimal"/>
      <w:lvlText w:val="%1.%2.%3.%4.%5.%6.%7.%8."/>
      <w:lvlJc w:val="left"/>
      <w:pPr>
        <w:ind w:left="2520" w:hanging="2160"/>
      </w:pPr>
      <w:rPr>
        <w:i w:val="1"/>
        <w:iCs w:val="1"/>
      </w:rPr>
    </w:lvl>
    <w:lvl w:ilvl="8">
      <w:start w:val="1"/>
      <w:numFmt w:val="decimal"/>
      <w:lvlText w:val="%1.%2.%3.%4.%5.%6.%7.%8.%9."/>
      <w:lvlJc w:val="left"/>
      <w:pPr>
        <w:ind w:left="2520" w:hanging="2160"/>
      </w:pPr>
      <w:rPr>
        <w:i w:val="1"/>
        <w:iCs w:val="1"/>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6"/>
      <w:numFmt w:val="decimal"/>
      <w:lvlText w:val="%1"/>
      <w:lvlJc w:val="left"/>
      <w:pPr>
        <w:ind w:left="645" w:hanging="645"/>
      </w:pPr>
      <w:rPr/>
    </w:lvl>
    <w:lvl w:ilvl="1">
      <w:start w:val="2"/>
      <w:numFmt w:val="decimal"/>
      <w:lvlText w:val="%1.%2"/>
      <w:lvlJc w:val="left"/>
      <w:pPr>
        <w:ind w:left="900" w:hanging="720"/>
      </w:pPr>
      <w:rPr/>
    </w:lvl>
    <w:lvl w:ilvl="2">
      <w:start w:val="4"/>
      <w:numFmt w:val="decimal"/>
      <w:lvlText w:val="%1.%2.%3"/>
      <w:lvlJc w:val="left"/>
      <w:pPr>
        <w:ind w:left="1080" w:hanging="720"/>
      </w:pPr>
      <w:rPr/>
    </w:lvl>
    <w:lvl w:ilvl="3">
      <w:start w:val="1"/>
      <w:numFmt w:val="decimal"/>
      <w:lvlText w:val="%1.%2.%3.%4"/>
      <w:lvlJc w:val="left"/>
      <w:pPr>
        <w:ind w:left="1620" w:hanging="1080"/>
      </w:pPr>
      <w:rPr/>
    </w:lvl>
    <w:lvl w:ilvl="4">
      <w:start w:val="1"/>
      <w:numFmt w:val="decimal"/>
      <w:lvlText w:val="%1.%2.%3.%4.%5"/>
      <w:lvlJc w:val="left"/>
      <w:pPr>
        <w:ind w:left="2160" w:hanging="1440"/>
      </w:pPr>
      <w:rPr/>
    </w:lvl>
    <w:lvl w:ilvl="5">
      <w:start w:val="1"/>
      <w:numFmt w:val="decimal"/>
      <w:lvlText w:val="%1.%2.%3.%4.%5.%6"/>
      <w:lvlJc w:val="left"/>
      <w:pPr>
        <w:ind w:left="2340" w:hanging="1440"/>
      </w:pPr>
      <w:rPr/>
    </w:lvl>
    <w:lvl w:ilvl="6">
      <w:start w:val="1"/>
      <w:numFmt w:val="decimal"/>
      <w:lvlText w:val="%1.%2.%3.%4.%5.%6.%7"/>
      <w:lvlJc w:val="left"/>
      <w:pPr>
        <w:ind w:left="2880" w:hanging="1800"/>
      </w:pPr>
      <w:rPr/>
    </w:lvl>
    <w:lvl w:ilvl="7">
      <w:start w:val="1"/>
      <w:numFmt w:val="decimal"/>
      <w:lvlText w:val="%1.%2.%3.%4.%5.%6.%7.%8"/>
      <w:lvlJc w:val="left"/>
      <w:pPr>
        <w:ind w:left="3420" w:hanging="2160"/>
      </w:pPr>
      <w:rPr/>
    </w:lvl>
    <w:lvl w:ilvl="8">
      <w:start w:val="1"/>
      <w:numFmt w:val="decimal"/>
      <w:lvlText w:val="%1.%2.%3.%4.%5.%6.%7.%8.%9"/>
      <w:lvlJc w:val="left"/>
      <w:pPr>
        <w:ind w:left="3600" w:hanging="2160"/>
      </w:pPr>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color w:val="1f4e79"/>
      <w:sz w:val="36"/>
      <w:szCs w:val="36"/>
    </w:rPr>
  </w:style>
  <w:style w:type="paragraph" w:styleId="Heading2">
    <w:name w:val="heading 2"/>
    <w:basedOn w:val="Normal"/>
    <w:next w:val="Normal"/>
    <w:pPr>
      <w:keepNext w:val="1"/>
      <w:keepLines w:val="1"/>
      <w:spacing w:after="0" w:before="40" w:line="240" w:lineRule="auto"/>
    </w:pPr>
    <w:rPr>
      <w:color w:val="2e75b5"/>
      <w:sz w:val="32"/>
      <w:szCs w:val="32"/>
    </w:rPr>
  </w:style>
  <w:style w:type="paragraph" w:styleId="Heading3">
    <w:name w:val="heading 3"/>
    <w:basedOn w:val="Normal"/>
    <w:next w:val="Normal"/>
    <w:pPr>
      <w:keepNext w:val="1"/>
      <w:keepLines w:val="1"/>
      <w:spacing w:after="0" w:before="40" w:line="240" w:lineRule="auto"/>
    </w:pPr>
    <w:rPr>
      <w:color w:val="2e75b5"/>
      <w:sz w:val="28"/>
      <w:szCs w:val="28"/>
    </w:rPr>
  </w:style>
  <w:style w:type="paragraph" w:styleId="Heading4">
    <w:name w:val="heading 4"/>
    <w:basedOn w:val="Normal"/>
    <w:next w:val="Normal"/>
    <w:pPr>
      <w:keepNext w:val="1"/>
      <w:keepLines w:val="1"/>
      <w:spacing w:after="0" w:before="40" w:lineRule="auto"/>
    </w:pPr>
    <w:rPr>
      <w:color w:val="2e75b5"/>
      <w:sz w:val="24"/>
      <w:szCs w:val="24"/>
    </w:rPr>
  </w:style>
  <w:style w:type="paragraph" w:styleId="Heading5">
    <w:name w:val="heading 5"/>
    <w:basedOn w:val="Normal"/>
    <w:next w:val="Normal"/>
    <w:pPr>
      <w:keepNext w:val="1"/>
      <w:keepLines w:val="1"/>
      <w:spacing w:after="0" w:before="40" w:lineRule="auto"/>
    </w:pPr>
    <w:rPr>
      <w:smallCaps w:val="1"/>
      <w:color w:val="2e75b5"/>
    </w:rPr>
  </w:style>
  <w:style w:type="paragraph" w:styleId="Heading6">
    <w:name w:val="heading 6"/>
    <w:basedOn w:val="Normal"/>
    <w:next w:val="Normal"/>
    <w:pPr>
      <w:keepNext w:val="1"/>
      <w:keepLines w:val="1"/>
      <w:spacing w:after="0" w:before="40" w:lineRule="auto"/>
    </w:pPr>
    <w:rPr>
      <w:i w:val="1"/>
      <w:iCs w:val="1"/>
      <w:smallCaps w:val="1"/>
      <w:color w:val="1f4e79"/>
    </w:rPr>
  </w:style>
  <w:style w:type="paragraph" w:styleId="Title">
    <w:name w:val="Title"/>
    <w:basedOn w:val="Normal"/>
    <w:next w:val="Normal"/>
    <w:pPr>
      <w:spacing w:after="0" w:line="204" w:lineRule="auto"/>
    </w:pPr>
    <w:rPr>
      <w:smallCaps w:val="1"/>
      <w:color w:val="44546a"/>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pPr>
      <w:spacing w:after="0" w:line="240" w:lineRule="auto"/>
    </w:pPr>
    <w:tblPr>
      <w:tblStyleRowBandSize w:val="1"/>
      <w:tblStyleColBandSize w:val="1"/>
      <w:tblCellMar>
        <w:left w:w="108.0" w:type="dxa"/>
        <w:right w:w="108.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pPr>
      <w:spacing w:after="0" w:line="240" w:lineRule="auto"/>
    </w:pPr>
    <w:tblPr>
      <w:tblStyleRowBandSize w:val="1"/>
      <w:tblStyleColBandSize w:val="1"/>
      <w:tblCellMar>
        <w:left w:w="108.0" w:type="dxa"/>
        <w:right w:w="108.0" w:type="dxa"/>
      </w:tblCellMar>
    </w:tblPr>
  </w:style>
  <w:style w:type="table" w:styleId="affa" w:customStyle="1">
    <w:basedOn w:val="TableNormal"/>
    <w:pPr>
      <w:spacing w:after="0" w:line="240" w:lineRule="auto"/>
    </w:pPr>
    <w:tblPr>
      <w:tblStyleRowBandSize w:val="1"/>
      <w:tblStyleColBandSize w:val="1"/>
      <w:tblCellMar>
        <w:left w:w="108.0" w:type="dxa"/>
        <w:right w:w="108.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paragraph" w:styleId="Textodeglobo">
    <w:name w:val="Balloon Text"/>
    <w:basedOn w:val="Normal"/>
    <w:link w:val="TextodegloboCar"/>
    <w:uiPriority w:val="99"/>
    <w:semiHidden w:val="1"/>
    <w:unhideWhenUsed w:val="1"/>
    <w:rsid w:val="00C34EE8"/>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34EE8"/>
    <w:rPr>
      <w:rFonts w:ascii="Tahoma" w:cs="Tahoma" w:hAnsi="Tahoma"/>
      <w:sz w:val="16"/>
      <w:szCs w:val="16"/>
    </w:rPr>
  </w:style>
  <w:style w:type="paragraph" w:styleId="Subtitle">
    <w:name w:val="Subtitle"/>
    <w:basedOn w:val="Normal"/>
    <w:next w:val="Normal"/>
    <w:pPr>
      <w:spacing w:after="240" w:line="240" w:lineRule="auto"/>
    </w:pPr>
    <w:rPr>
      <w:color w:val="5b9bd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5.jpg"/><Relationship Id="rId42" Type="http://schemas.openxmlformats.org/officeDocument/2006/relationships/image" Target="media/image42.jpg"/><Relationship Id="rId41" Type="http://schemas.openxmlformats.org/officeDocument/2006/relationships/image" Target="media/image6.png"/><Relationship Id="rId44" Type="http://schemas.openxmlformats.org/officeDocument/2006/relationships/image" Target="media/image40.jpg"/><Relationship Id="rId43" Type="http://schemas.openxmlformats.org/officeDocument/2006/relationships/image" Target="media/image36.jpg"/><Relationship Id="rId46" Type="http://schemas.openxmlformats.org/officeDocument/2006/relationships/image" Target="media/image14.png"/><Relationship Id="rId45" Type="http://schemas.openxmlformats.org/officeDocument/2006/relationships/image" Target="media/image4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9.png"/><Relationship Id="rId47" Type="http://schemas.openxmlformats.org/officeDocument/2006/relationships/image" Target="media/image39.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7.png"/><Relationship Id="rId8" Type="http://schemas.openxmlformats.org/officeDocument/2006/relationships/header" Target="header1.xml"/><Relationship Id="rId73" Type="http://schemas.openxmlformats.org/officeDocument/2006/relationships/hyperlink" Target="https://expressjs.com" TargetMode="External"/><Relationship Id="rId72" Type="http://schemas.openxmlformats.org/officeDocument/2006/relationships/hyperlink" Target="https://expressjs.com" TargetMode="External"/><Relationship Id="rId31" Type="http://schemas.openxmlformats.org/officeDocument/2006/relationships/image" Target="media/image53.jpg"/><Relationship Id="rId75" Type="http://schemas.openxmlformats.org/officeDocument/2006/relationships/footer" Target="footer4.xml"/><Relationship Id="rId30" Type="http://schemas.openxmlformats.org/officeDocument/2006/relationships/image" Target="media/image41.jpg"/><Relationship Id="rId74" Type="http://schemas.openxmlformats.org/officeDocument/2006/relationships/footer" Target="footer3.xml"/><Relationship Id="rId33" Type="http://schemas.openxmlformats.org/officeDocument/2006/relationships/image" Target="media/image50.jpg"/><Relationship Id="rId32" Type="http://schemas.openxmlformats.org/officeDocument/2006/relationships/image" Target="media/image17.jpg"/><Relationship Id="rId35" Type="http://schemas.openxmlformats.org/officeDocument/2006/relationships/image" Target="media/image2.jpg"/><Relationship Id="rId34" Type="http://schemas.openxmlformats.org/officeDocument/2006/relationships/image" Target="media/image8.jpg"/><Relationship Id="rId71" Type="http://schemas.openxmlformats.org/officeDocument/2006/relationships/hyperlink" Target="https://nodejs.org" TargetMode="External"/><Relationship Id="rId70" Type="http://schemas.openxmlformats.org/officeDocument/2006/relationships/hyperlink" Target="https://nodejs.org" TargetMode="External"/><Relationship Id="rId37" Type="http://schemas.openxmlformats.org/officeDocument/2006/relationships/image" Target="media/image18.jpg"/><Relationship Id="rId36" Type="http://schemas.openxmlformats.org/officeDocument/2006/relationships/image" Target="media/image1.jpg"/><Relationship Id="rId39" Type="http://schemas.openxmlformats.org/officeDocument/2006/relationships/image" Target="media/image23.jpg"/><Relationship Id="rId38" Type="http://schemas.openxmlformats.org/officeDocument/2006/relationships/image" Target="media/image15.jpg"/><Relationship Id="rId62" Type="http://schemas.openxmlformats.org/officeDocument/2006/relationships/image" Target="media/image52.png"/><Relationship Id="rId61" Type="http://schemas.openxmlformats.org/officeDocument/2006/relationships/image" Target="media/image46.png"/><Relationship Id="rId20" Type="http://schemas.openxmlformats.org/officeDocument/2006/relationships/image" Target="media/image35.png"/><Relationship Id="rId64" Type="http://schemas.openxmlformats.org/officeDocument/2006/relationships/image" Target="media/image49.png"/><Relationship Id="rId63" Type="http://schemas.openxmlformats.org/officeDocument/2006/relationships/image" Target="media/image38.png"/><Relationship Id="rId22" Type="http://schemas.openxmlformats.org/officeDocument/2006/relationships/image" Target="media/image37.jpg"/><Relationship Id="rId66" Type="http://schemas.openxmlformats.org/officeDocument/2006/relationships/hyperlink" Target="https://react.dev" TargetMode="External"/><Relationship Id="rId21" Type="http://schemas.openxmlformats.org/officeDocument/2006/relationships/image" Target="media/image29.jpg"/><Relationship Id="rId65" Type="http://schemas.openxmlformats.org/officeDocument/2006/relationships/hyperlink" Target="http://www.sigedex.com/" TargetMode="External"/><Relationship Id="rId24" Type="http://schemas.openxmlformats.org/officeDocument/2006/relationships/image" Target="media/image10.jpg"/><Relationship Id="rId68" Type="http://schemas.openxmlformats.org/officeDocument/2006/relationships/hyperlink" Target="https://vitejs.dev" TargetMode="External"/><Relationship Id="rId23" Type="http://schemas.openxmlformats.org/officeDocument/2006/relationships/image" Target="media/image13.jpg"/><Relationship Id="rId67" Type="http://schemas.openxmlformats.org/officeDocument/2006/relationships/hyperlink" Target="https://react.dev" TargetMode="External"/><Relationship Id="rId60" Type="http://schemas.openxmlformats.org/officeDocument/2006/relationships/image" Target="media/image22.png"/><Relationship Id="rId26" Type="http://schemas.openxmlformats.org/officeDocument/2006/relationships/image" Target="media/image12.jpg"/><Relationship Id="rId25" Type="http://schemas.openxmlformats.org/officeDocument/2006/relationships/image" Target="media/image3.jpg"/><Relationship Id="rId69" Type="http://schemas.openxmlformats.org/officeDocument/2006/relationships/hyperlink" Target="https://vitejs.dev" TargetMode="External"/><Relationship Id="rId28" Type="http://schemas.openxmlformats.org/officeDocument/2006/relationships/image" Target="media/image4.jpg"/><Relationship Id="rId27" Type="http://schemas.openxmlformats.org/officeDocument/2006/relationships/image" Target="media/image5.jpg"/><Relationship Id="rId29" Type="http://schemas.openxmlformats.org/officeDocument/2006/relationships/image" Target="media/image24.jpg"/><Relationship Id="rId51" Type="http://schemas.openxmlformats.org/officeDocument/2006/relationships/image" Target="media/image33.png"/><Relationship Id="rId50" Type="http://schemas.openxmlformats.org/officeDocument/2006/relationships/image" Target="media/image20.png"/><Relationship Id="rId53" Type="http://schemas.openxmlformats.org/officeDocument/2006/relationships/image" Target="media/image26.png"/><Relationship Id="rId52" Type="http://schemas.openxmlformats.org/officeDocument/2006/relationships/image" Target="media/image30.png"/><Relationship Id="rId11" Type="http://schemas.openxmlformats.org/officeDocument/2006/relationships/hyperlink" Target="https://docs.google.com/document/d/1on6DQa_D1_U7N8QU3lSdhKTHeeSD_2_N/edit#heading=h.34g0dwd" TargetMode="External"/><Relationship Id="rId55" Type="http://schemas.openxmlformats.org/officeDocument/2006/relationships/image" Target="media/image34.png"/><Relationship Id="rId10" Type="http://schemas.openxmlformats.org/officeDocument/2006/relationships/footer" Target="footer2.xml"/><Relationship Id="rId54" Type="http://schemas.openxmlformats.org/officeDocument/2006/relationships/image" Target="media/image51.png"/><Relationship Id="rId13" Type="http://schemas.openxmlformats.org/officeDocument/2006/relationships/image" Target="media/image31.png"/><Relationship Id="rId57" Type="http://schemas.openxmlformats.org/officeDocument/2006/relationships/image" Target="media/image7.png"/><Relationship Id="rId12" Type="http://schemas.openxmlformats.org/officeDocument/2006/relationships/image" Target="media/image9.png"/><Relationship Id="rId56" Type="http://schemas.openxmlformats.org/officeDocument/2006/relationships/image" Target="media/image28.png"/><Relationship Id="rId15" Type="http://schemas.openxmlformats.org/officeDocument/2006/relationships/image" Target="media/image25.png"/><Relationship Id="rId59" Type="http://schemas.openxmlformats.org/officeDocument/2006/relationships/image" Target="media/image44.png"/><Relationship Id="rId14" Type="http://schemas.openxmlformats.org/officeDocument/2006/relationships/hyperlink" Target="https://docs.google.com/document/d/1on6DQa_D1_U7N8QU3lSdhKTHeeSD_2_N/edit#heading=h.xvir7l" TargetMode="External"/><Relationship Id="rId58" Type="http://schemas.openxmlformats.org/officeDocument/2006/relationships/image" Target="media/image48.png"/><Relationship Id="rId17" Type="http://schemas.openxmlformats.org/officeDocument/2006/relationships/image" Target="media/image21.png"/><Relationship Id="rId16" Type="http://schemas.openxmlformats.org/officeDocument/2006/relationships/image" Target="media/image16.jpg"/><Relationship Id="rId19" Type="http://schemas.openxmlformats.org/officeDocument/2006/relationships/image" Target="media/image32.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Wf41q91FhH4Uku2iwvC4RIUFhA==">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gCgI0ORIaChgICVIUChJ0YWJsZS5idnZ5b2xvN2tnZGwaJQoCNTASHwodCAdCGQoFQXJpYWwSEEFyaWFsIFVuaWNvZGUgTVMaJQoCNTESHwodCAdCGQoFQXJpYWwSEEFyaWFsIFVuaWNvZGUgTVMaIAoCNTISGgoYCAlSFAoSdGFibGUuZWtrbnQ0Z3NpYXVv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AKAjY0EhoKGAgJUhQKEnRhYmxlLmk0eDEyOTdtaDdjYh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gCgI3ORIaChgICVIUChJ0YWJsZS55aDR5bjMxcmswbngaIAoCODASGgoYCAlSFAoSdGFibGUuM3NvZmF5aWhxMWh3GiAKAjgxEhoKGAgJUhQKEnRhYmxlLnNuOTBmOHlpY3h3OR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2025-08-07T16:02:00Z</dcterms:created>
  <dc:creator>Roque</dc:creator>
</cp:coreProperties>
</file>